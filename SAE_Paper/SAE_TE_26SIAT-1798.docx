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682FA" w14:textId="77777777" w:rsidR="00B01FCD" w:rsidRPr="00AC78D1" w:rsidRDefault="00391610" w:rsidP="00AF6954">
      <w:pPr>
        <w:pStyle w:val="PaperNumber"/>
      </w:pPr>
      <w:r>
        <w:t>20</w:t>
      </w:r>
      <w:r w:rsidR="00D3332D">
        <w:t>XX</w:t>
      </w:r>
      <w:r>
        <w:t>-01-XXXX</w:t>
      </w:r>
    </w:p>
    <w:p w14:paraId="7D1332B4" w14:textId="1505D6B2" w:rsidR="001B4D0C" w:rsidRDefault="001B4D0C" w:rsidP="009D5F0A">
      <w:pPr>
        <w:pStyle w:val="Author"/>
        <w:rPr>
          <w:kern w:val="28"/>
          <w:sz w:val="30"/>
        </w:rPr>
      </w:pPr>
      <w:r w:rsidRPr="001B4D0C">
        <w:rPr>
          <w:kern w:val="28"/>
          <w:sz w:val="30"/>
        </w:rPr>
        <w:t xml:space="preserve">Optimal test strategy for Clusters and CDCs in multi power train vehicle </w:t>
      </w:r>
      <w:r>
        <w:rPr>
          <w:kern w:val="28"/>
          <w:sz w:val="30"/>
        </w:rPr>
        <w:t>ecosystem</w:t>
      </w:r>
    </w:p>
    <w:p w14:paraId="7758E799" w14:textId="6DEB75CD"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28B9E021"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F212A40" w14:textId="77777777" w:rsidR="004D1F7B" w:rsidRDefault="004D1F7B" w:rsidP="009908CF">
      <w:pPr>
        <w:pStyle w:val="Copyright"/>
      </w:pPr>
    </w:p>
    <w:p w14:paraId="66BA90D8" w14:textId="77777777" w:rsidR="00E53B31" w:rsidRPr="009908CF" w:rsidRDefault="00E53B31" w:rsidP="009908CF">
      <w:pPr>
        <w:pStyle w:val="Copyright"/>
        <w:sectPr w:rsidR="00E53B31" w:rsidRPr="009908CF" w:rsidSect="0006755B">
          <w:headerReference w:type="default" r:id="rId8"/>
          <w:footerReference w:type="even" r:id="rId9"/>
          <w:footerReference w:type="default" r:id="rId10"/>
          <w:type w:val="continuous"/>
          <w:pgSz w:w="12240" w:h="15840"/>
          <w:pgMar w:top="720" w:right="720" w:bottom="720" w:left="720" w:header="720" w:footer="720" w:gutter="0"/>
          <w:cols w:space="720"/>
          <w:docGrid w:linePitch="360"/>
        </w:sectPr>
      </w:pPr>
    </w:p>
    <w:p w14:paraId="1E539D4A" w14:textId="77777777" w:rsidR="00B01FCD" w:rsidRDefault="00B01FCD" w:rsidP="0006755B">
      <w:pPr>
        <w:pStyle w:val="Head1"/>
      </w:pPr>
      <w:r>
        <w:t>A</w:t>
      </w:r>
      <w:r w:rsidR="009908CF">
        <w:t>bstract</w:t>
      </w:r>
    </w:p>
    <w:p w14:paraId="10AE3CF8" w14:textId="77777777" w:rsidR="001B4D0C" w:rsidRDefault="001B4D0C" w:rsidP="001B4D0C">
      <w:r>
        <w:t>Innovation in energy storage and generation system will lead to multiple power train solutions across the vehicle categories in the Automative segment.  With</w:t>
      </w:r>
      <w:r w:rsidRPr="00071AB8">
        <w:t xml:space="preserve"> various options to the end consumer across different </w:t>
      </w:r>
      <w:r>
        <w:t>vehicle</w:t>
      </w:r>
      <w:r w:rsidRPr="00071AB8">
        <w:t xml:space="preserve"> segments, the complexity associated with </w:t>
      </w:r>
      <w:r>
        <w:t xml:space="preserve">E/E Architecture and software </w:t>
      </w:r>
      <w:r w:rsidRPr="00071AB8">
        <w:t>engineering</w:t>
      </w:r>
      <w:r>
        <w:t xml:space="preserve"> will be multi-fold both for the OEMs and Suppliers. Over the air updates shall become mandatory features to manage this complexity and to calibrate the vehicle features </w:t>
      </w:r>
      <w:proofErr w:type="spellStart"/>
      <w:r>
        <w:t>inline</w:t>
      </w:r>
      <w:proofErr w:type="spellEnd"/>
      <w:r>
        <w:t xml:space="preserve"> with changing trends and efficiency plus feature enhancements in post-market release scenarios. These upgrades are more common in digital clusters, in-vehicle entrainment and central digital cockpits. OEMs are introducing the vehicle platforms in multiple power train variants keeping comfort, instrument clusters and in-vehicle entertainment as core features across different power trains. </w:t>
      </w:r>
    </w:p>
    <w:p w14:paraId="0765A108" w14:textId="77777777" w:rsidR="001B4D0C" w:rsidRDefault="001B4D0C" w:rsidP="001B4D0C">
      <w:r>
        <w:t xml:space="preserve">A well-defined and managed comprehensive optimal test strategy and infrastructure will be critical to ensure seamless release of the software solutions to different power trains during the product development phase and post-launch software upgrades. </w:t>
      </w:r>
    </w:p>
    <w:p w14:paraId="748CFC0B" w14:textId="31383348" w:rsidR="00EF3430" w:rsidRPr="008C0FBC" w:rsidRDefault="00EF3430" w:rsidP="00EF3430">
      <w:r w:rsidRPr="008C0FBC">
        <w:t>In this novel work, we extensively explore the current practices of segregating features through common versus specific powertrains, managing the overall test strategy across varied test types, test data and test infrastructure; then address the advantages and challenges in our current practices. The paper would summarize the optimal test strategy in approaching the software development pipeline for a multi-powertrain architecture and focus specifically on early test-driven interventions for robust software deployment on production for both parallel and staggered release pipelin</w:t>
      </w:r>
      <w:r w:rsidR="009008B7">
        <w:t>e</w:t>
      </w:r>
    </w:p>
    <w:p w14:paraId="5FAE327F" w14:textId="77777777" w:rsidR="00EF3430" w:rsidRDefault="00EF3430" w:rsidP="00EF3430">
      <w:pPr>
        <w:pStyle w:val="Head1"/>
      </w:pPr>
      <w:r w:rsidRPr="00A418D3">
        <w:t>I</w:t>
      </w:r>
      <w:r>
        <w:t>ntroduction</w:t>
      </w:r>
    </w:p>
    <w:p w14:paraId="38D41FC2" w14:textId="77777777" w:rsidR="00EF3430" w:rsidRDefault="00EF3430" w:rsidP="00EF3430">
      <w:pPr>
        <w:rPr>
          <w:lang w:val="en-IN"/>
        </w:rPr>
      </w:pPr>
      <w:r w:rsidRPr="00526314">
        <w:rPr>
          <w:lang w:val="en-IN"/>
        </w:rPr>
        <w:t xml:space="preserve">Multi-powertrain architectures </w:t>
      </w:r>
      <w:r>
        <w:rPr>
          <w:lang w:val="en-IN"/>
        </w:rPr>
        <w:t>are</w:t>
      </w:r>
      <w:r w:rsidRPr="00526314">
        <w:rPr>
          <w:lang w:val="en-IN"/>
        </w:rPr>
        <w:t xml:space="preserve"> becoming more a norm these days, than they were a decade earlier. This, though brings in various options to the end consumer across different market segments, the complexity associated with engineering and especially Software engineering and its associated tests is ever growing. The scale and complexity associated with defining and managing a comprehensive test strategy, for a vehicle architecture across multi-powertrains is more profound in recent years</w:t>
      </w:r>
    </w:p>
    <w:p w14:paraId="3CD3255A" w14:textId="77777777" w:rsidR="00EF3430" w:rsidRPr="00526314" w:rsidRDefault="00EF3430" w:rsidP="00EF3430">
      <w:pPr>
        <w:rPr>
          <w:lang w:val="en-IN"/>
        </w:rPr>
      </w:pPr>
      <w:r>
        <w:rPr>
          <w:lang w:val="en-IN"/>
        </w:rPr>
        <w:t xml:space="preserve">The thought flow in this paper would be first to introduce the various powertrains in automotive, the complexity of feature variations due to those powertrains, followed by overview of Software development lifecycle and its impact on products like instrument panel cluster and cockpit domain controllers, the current challenges in defining test </w:t>
      </w:r>
      <w:r>
        <w:rPr>
          <w:lang w:val="en-IN"/>
        </w:rPr>
        <w:t>strategy for such products and finally introduce the audience towards optimal test strategy during early development to production pipeline.</w:t>
      </w:r>
    </w:p>
    <w:p w14:paraId="0B4CB94D" w14:textId="77777777" w:rsidR="00EF3430" w:rsidRDefault="00EF3430" w:rsidP="00EF3430">
      <w:pPr>
        <w:pStyle w:val="Head1"/>
      </w:pPr>
      <w:r>
        <w:t>Automotive Powertrains</w:t>
      </w:r>
    </w:p>
    <w:p w14:paraId="196D7D04" w14:textId="1A0E479E" w:rsidR="00EF3430" w:rsidRDefault="00EF3430" w:rsidP="00EF3430">
      <w:r w:rsidRPr="00F92AE2">
        <w:t xml:space="preserve">The performance of a vehicle heavily relies on the efficiency and condition of its powertrain. </w:t>
      </w:r>
      <w:r>
        <w:t>[4]</w:t>
      </w:r>
      <w:r w:rsidRPr="00AE6D1E">
        <w:t>.</w:t>
      </w:r>
      <w:r>
        <w:t xml:space="preserve"> </w:t>
      </w:r>
      <w:r w:rsidRPr="00704D32">
        <w:t>This system is central to </w:t>
      </w:r>
      <w:r w:rsidRPr="00AD7D75">
        <w:t>vehicle performance</w:t>
      </w:r>
      <w:r w:rsidRPr="00704D32">
        <w:t>, efficiency, and reliability, making it a core area of engineering focus for both development and testing in the automotive sector</w:t>
      </w:r>
      <w:r>
        <w:t xml:space="preserve"> [2]</w:t>
      </w:r>
      <w:r w:rsidRPr="00704D32">
        <w:t>.</w:t>
      </w:r>
      <w:r>
        <w:t xml:space="preserve"> An automotive</w:t>
      </w:r>
      <w:r w:rsidRPr="00704D32">
        <w:t xml:space="preserve"> powertrain</w:t>
      </w:r>
      <w:r>
        <w:t xml:space="preserve"> [1, 2]</w:t>
      </w:r>
      <w:r w:rsidRPr="00704D32">
        <w:t xml:space="preserve"> is the collective system of components in a vehicle that generates propulsion and delivers it to the wheels</w:t>
      </w:r>
    </w:p>
    <w:p w14:paraId="1861C538" w14:textId="77777777" w:rsidR="00EF3430" w:rsidRDefault="00EF3430" w:rsidP="00EF3430">
      <w:pPr>
        <w:rPr>
          <w:b/>
          <w:bCs/>
          <w:sz w:val="22"/>
          <w:szCs w:val="22"/>
        </w:rPr>
      </w:pPr>
      <w:r w:rsidRPr="006F3B49">
        <w:rPr>
          <w:b/>
          <w:bCs/>
          <w:sz w:val="22"/>
          <w:szCs w:val="22"/>
        </w:rPr>
        <w:t>Components</w:t>
      </w:r>
      <w:r>
        <w:rPr>
          <w:b/>
          <w:bCs/>
          <w:sz w:val="22"/>
          <w:szCs w:val="22"/>
        </w:rPr>
        <w:t xml:space="preserve"> of powertrain</w:t>
      </w:r>
    </w:p>
    <w:p w14:paraId="79D7A2BF" w14:textId="77777777" w:rsidR="00EF3430" w:rsidRDefault="00EF3430" w:rsidP="00EF3430">
      <w:r>
        <w:t xml:space="preserve">The core components of powertrain are </w:t>
      </w:r>
      <w:r w:rsidRPr="00704D32">
        <w:t>engine, transmission, driveshafts, differentials, final drive</w:t>
      </w:r>
      <w:r>
        <w:t xml:space="preserve"> and control module</w:t>
      </w:r>
      <w:r w:rsidRPr="00704D32">
        <w:t xml:space="preserve">. </w:t>
      </w:r>
      <w:r>
        <w:t xml:space="preserve">All these components can be selectively grouped into two major sets, namely engine [2] and drivetrain [2]. Engine is one crucial aspect, which converts the chemical energy from fuel / battery to mechanical energy to initiate motion [2] and drivetrains, which has the remaining components like driveshaft, transmission differential and axles, is just </w:t>
      </w:r>
      <w:r w:rsidRPr="00C4434B">
        <w:t>a way to describe all parts of the powertrain not related to the engine</w:t>
      </w:r>
      <w:r>
        <w:t xml:space="preserve"> [1]. Each of the components is important, however lets briefly see the variations introduced by engine in specific and drivetrain. In the following section we would have a glance of those two at high level.</w:t>
      </w:r>
    </w:p>
    <w:p w14:paraId="608B7C6F" w14:textId="77777777" w:rsidR="00EF3430" w:rsidRDefault="00EF3430" w:rsidP="00EF3430">
      <w:r w:rsidRPr="006F3B49">
        <w:rPr>
          <w:b/>
          <w:bCs/>
          <w:sz w:val="20"/>
          <w:szCs w:val="20"/>
        </w:rPr>
        <w:t>Engines</w:t>
      </w:r>
      <w:r>
        <w:t>: Engines are of one of the six types. They are</w:t>
      </w:r>
    </w:p>
    <w:p w14:paraId="6231A2B0" w14:textId="77777777" w:rsidR="00EF3430" w:rsidRDefault="00EF3430" w:rsidP="00EF3430">
      <w:pPr>
        <w:pStyle w:val="ListParagraph"/>
        <w:numPr>
          <w:ilvl w:val="0"/>
          <w:numId w:val="11"/>
        </w:numPr>
      </w:pPr>
      <w:r>
        <w:t>Internal Combustion Engine (ICE) – Gasoline</w:t>
      </w:r>
    </w:p>
    <w:p w14:paraId="253B1726" w14:textId="77777777" w:rsidR="00EF3430" w:rsidRDefault="00EF3430" w:rsidP="00EF3430">
      <w:pPr>
        <w:pStyle w:val="ListParagraph"/>
        <w:numPr>
          <w:ilvl w:val="0"/>
          <w:numId w:val="11"/>
        </w:numPr>
      </w:pPr>
      <w:r>
        <w:t>Internal Combustion Engine (ICE) – Diesel</w:t>
      </w:r>
    </w:p>
    <w:p w14:paraId="66F3E525" w14:textId="77777777" w:rsidR="00EF3430" w:rsidRDefault="00EF3430" w:rsidP="00EF3430">
      <w:pPr>
        <w:pStyle w:val="ListParagraph"/>
        <w:numPr>
          <w:ilvl w:val="0"/>
          <w:numId w:val="11"/>
        </w:numPr>
      </w:pPr>
      <w:r>
        <w:t>Hybrid Electric Vehicle (HEV)</w:t>
      </w:r>
    </w:p>
    <w:p w14:paraId="35AA9C33" w14:textId="77777777" w:rsidR="00EF3430" w:rsidRDefault="00EF3430" w:rsidP="00EF3430">
      <w:pPr>
        <w:pStyle w:val="ListParagraph"/>
        <w:numPr>
          <w:ilvl w:val="0"/>
          <w:numId w:val="11"/>
        </w:numPr>
      </w:pPr>
      <w:r>
        <w:t>Plug-in Hybrid Electric Vehicle (PHEV)</w:t>
      </w:r>
    </w:p>
    <w:p w14:paraId="6D372F9C" w14:textId="77777777" w:rsidR="00EF3430" w:rsidRDefault="00EF3430" w:rsidP="00EF3430">
      <w:pPr>
        <w:pStyle w:val="ListParagraph"/>
        <w:numPr>
          <w:ilvl w:val="0"/>
          <w:numId w:val="11"/>
        </w:numPr>
      </w:pPr>
      <w:r>
        <w:t>Battery Electric Vehicle (BEV)</w:t>
      </w:r>
    </w:p>
    <w:p w14:paraId="792A60C4" w14:textId="77777777" w:rsidR="00EF3430" w:rsidRDefault="00EF3430" w:rsidP="00EF3430">
      <w:pPr>
        <w:pStyle w:val="ListParagraph"/>
        <w:numPr>
          <w:ilvl w:val="0"/>
          <w:numId w:val="11"/>
        </w:numPr>
      </w:pPr>
      <w:r>
        <w:t>Fuel Cell Electric Vehicle (FCEV)</w:t>
      </w:r>
    </w:p>
    <w:p w14:paraId="69CF2B06" w14:textId="77777777" w:rsidR="00EF3430" w:rsidRDefault="00EF3430" w:rsidP="00EF3430">
      <w:r>
        <w:t>A good summary of their pros and cons are well described in multiple papers [5, 6], however for the context of out paper, we need to understand that many of those types are going to be part of vehicle architectures for few more years and as an industry we would evolve within those in improving the efficiency &amp; regulatory needs, which would drive lot of software based features / functions.</w:t>
      </w:r>
    </w:p>
    <w:p w14:paraId="4BB26DB4" w14:textId="77777777" w:rsidR="00EF3430" w:rsidRDefault="00EF3430" w:rsidP="00EF3430">
      <w:r w:rsidRPr="006F3B49">
        <w:rPr>
          <w:b/>
          <w:bCs/>
          <w:sz w:val="20"/>
          <w:szCs w:val="20"/>
        </w:rPr>
        <w:t>Drivetrains</w:t>
      </w:r>
      <w:r>
        <w:t>:</w:t>
      </w:r>
    </w:p>
    <w:p w14:paraId="17277B25" w14:textId="77777777" w:rsidR="00EF3430" w:rsidRDefault="00EF3430" w:rsidP="00EF3430">
      <w:r>
        <w:t xml:space="preserve">Drivetrains are a sub-set of the whole powertrain, which helps the vehicle move. Drivetrains are one of the four following, which are </w:t>
      </w:r>
    </w:p>
    <w:p w14:paraId="60ABEB5E" w14:textId="77777777" w:rsidR="00EF3430" w:rsidRDefault="00EF3430" w:rsidP="00EF3430">
      <w:pPr>
        <w:pStyle w:val="ListParagraph"/>
        <w:numPr>
          <w:ilvl w:val="0"/>
          <w:numId w:val="12"/>
        </w:numPr>
      </w:pPr>
      <w:r>
        <w:lastRenderedPageBreak/>
        <w:t>front-wheel drive</w:t>
      </w:r>
    </w:p>
    <w:p w14:paraId="3E716671" w14:textId="77777777" w:rsidR="00EF3430" w:rsidRDefault="00EF3430" w:rsidP="00EF3430">
      <w:pPr>
        <w:pStyle w:val="ListParagraph"/>
        <w:numPr>
          <w:ilvl w:val="0"/>
          <w:numId w:val="12"/>
        </w:numPr>
      </w:pPr>
      <w:r>
        <w:t xml:space="preserve">rear-wheel drive, </w:t>
      </w:r>
    </w:p>
    <w:p w14:paraId="1F73C91B" w14:textId="77777777" w:rsidR="00EF3430" w:rsidRDefault="00EF3430" w:rsidP="00EF3430">
      <w:pPr>
        <w:pStyle w:val="ListParagraph"/>
        <w:numPr>
          <w:ilvl w:val="0"/>
          <w:numId w:val="12"/>
        </w:numPr>
      </w:pPr>
      <w:r>
        <w:t>all-wheel drive</w:t>
      </w:r>
    </w:p>
    <w:p w14:paraId="37F6D24C" w14:textId="77777777" w:rsidR="00EF3430" w:rsidRDefault="00EF3430" w:rsidP="00EF3430">
      <w:pPr>
        <w:pStyle w:val="ListParagraph"/>
        <w:numPr>
          <w:ilvl w:val="0"/>
          <w:numId w:val="12"/>
        </w:numPr>
      </w:pPr>
      <w:r>
        <w:t xml:space="preserve">four-wheel drive. </w:t>
      </w:r>
    </w:p>
    <w:p w14:paraId="12EE7E03" w14:textId="77777777" w:rsidR="00EF3430" w:rsidRDefault="00EF3430" w:rsidP="00EF3430">
      <w:r>
        <w:t xml:space="preserve">Each of those are chosen for multitude of reasons by balancing some competing demands from, handling, fuel economy, traction control, road types, </w:t>
      </w:r>
      <w:proofErr w:type="spellStart"/>
      <w:r>
        <w:t>etc</w:t>
      </w:r>
      <w:proofErr w:type="spellEnd"/>
      <w:r>
        <w:t xml:space="preserve"> [1]. Example: For a normal city drive, where fuel economy, handling and sufficient traction is more important, front-wheel drive system is chosen. We are not going to dwell deeper in those aspects, except for mentioning that those types introduce different feature / functions at a Software level, to realize the benefit of those types. </w:t>
      </w:r>
    </w:p>
    <w:p w14:paraId="6264E8BE" w14:textId="77777777" w:rsidR="00EF3430" w:rsidRPr="0038569D" w:rsidRDefault="00EF3430" w:rsidP="00EF3430">
      <w:pPr>
        <w:rPr>
          <w:b/>
          <w:bCs/>
          <w:sz w:val="22"/>
          <w:szCs w:val="22"/>
        </w:rPr>
      </w:pPr>
      <w:r w:rsidRPr="0038569D">
        <w:rPr>
          <w:b/>
          <w:bCs/>
          <w:sz w:val="22"/>
          <w:szCs w:val="22"/>
        </w:rPr>
        <w:t>Feature variations</w:t>
      </w:r>
      <w:r>
        <w:rPr>
          <w:b/>
          <w:bCs/>
          <w:sz w:val="22"/>
          <w:szCs w:val="22"/>
        </w:rPr>
        <w:t xml:space="preserve"> for Cluster or CDC</w:t>
      </w:r>
    </w:p>
    <w:p w14:paraId="5441AEF1" w14:textId="77777777" w:rsidR="00EF3430" w:rsidRDefault="00EF3430" w:rsidP="00EF3430">
      <w:r>
        <w:t>Each of the engine types, needs a list of supported features or functions to realize the end functionality of that type on the vehicle. If we were to group the engine types to three segments, ICE, Hybrid and Electric, we would notice that, for ICE, which is on one extreme we need a smaller battery, more in-car diagnostics for monitoring tail emissions and heavy transmission, however on the other extreme, a pure electric vehicle has a heavy battery pack, more in-car diagnostics for monitoring battery health and minimal transmission components. Most often e</w:t>
      </w:r>
      <w:r w:rsidRPr="0069671B">
        <w:t>verything that has to do with suspension, wheels, tires</w:t>
      </w:r>
      <w:r>
        <w:t xml:space="preserve">, steering, drive modes, lighting </w:t>
      </w:r>
      <w:proofErr w:type="spellStart"/>
      <w:r>
        <w:t>etc</w:t>
      </w:r>
      <w:proofErr w:type="spellEnd"/>
      <w:r w:rsidRPr="0069671B">
        <w:t xml:space="preserve">, is </w:t>
      </w:r>
      <w:proofErr w:type="gramStart"/>
      <w:r w:rsidRPr="0069671B">
        <w:t>pretty similar</w:t>
      </w:r>
      <w:proofErr w:type="gramEnd"/>
      <w:r w:rsidRPr="0069671B">
        <w:t xml:space="preserve"> between ICE and electric cars.</w:t>
      </w:r>
      <w:r>
        <w:t xml:space="preserve"> However, there are areas, like powertrain connected components, along with safety, convenience, braking, where </w:t>
      </w:r>
      <w:r w:rsidRPr="0069671B">
        <w:t>powertrain</w:t>
      </w:r>
      <w:r>
        <w:t xml:space="preserve"> specific selection effects the features and functions within the vehicle. At high level the choice of engine &amp; transmission, along with various components in the overall vehicle would define the software aspects of it. However not everything is different across those as well. The following section summarizes those portions of features, which are different and their impact on Software aspects on Instrument panel cluster and related products and those which are more of less similar across. To name a few:</w:t>
      </w:r>
    </w:p>
    <w:p w14:paraId="76E13F4B" w14:textId="77777777" w:rsidR="00EF3430" w:rsidRDefault="00EF3430" w:rsidP="00EF3430">
      <w:pPr>
        <w:pStyle w:val="ListParagraph"/>
        <w:numPr>
          <w:ilvl w:val="0"/>
          <w:numId w:val="13"/>
        </w:numPr>
      </w:pPr>
      <w:r>
        <w:t xml:space="preserve">Features, which are same across powertrains. (Example: Odometer, Speedometer, Indicators, Drive modes </w:t>
      </w:r>
      <w:proofErr w:type="spellStart"/>
      <w:r>
        <w:t>etc</w:t>
      </w:r>
      <w:proofErr w:type="spellEnd"/>
      <w:r>
        <w:t>)</w:t>
      </w:r>
    </w:p>
    <w:p w14:paraId="3A462817" w14:textId="77777777" w:rsidR="00EF3430" w:rsidRDefault="00EF3430" w:rsidP="00EF3430">
      <w:pPr>
        <w:pStyle w:val="ListParagraph"/>
        <w:numPr>
          <w:ilvl w:val="0"/>
          <w:numId w:val="13"/>
        </w:numPr>
      </w:pPr>
      <w:r>
        <w:t xml:space="preserve">Features, which seemingly look similar, however the architecture &amp; systems behind it are very different. (Example: Distance to Empty, Average Fuel Economy, </w:t>
      </w:r>
      <w:proofErr w:type="spellStart"/>
      <w:r>
        <w:t>etc</w:t>
      </w:r>
      <w:proofErr w:type="spellEnd"/>
      <w:r>
        <w:t xml:space="preserve">) </w:t>
      </w:r>
    </w:p>
    <w:p w14:paraId="307CE056" w14:textId="77777777" w:rsidR="00EF3430" w:rsidRDefault="00EF3430" w:rsidP="00EF3430">
      <w:pPr>
        <w:pStyle w:val="ListParagraph"/>
        <w:numPr>
          <w:ilvl w:val="0"/>
          <w:numId w:val="13"/>
        </w:numPr>
      </w:pPr>
      <w:r>
        <w:t xml:space="preserve">Features, which are new or closely coupled to powertrains. (Example: </w:t>
      </w:r>
      <w:r w:rsidRPr="006A3BAB">
        <w:t>Acoustic Vehicle Alerting System (AVAS), Fuel leak</w:t>
      </w:r>
      <w:r>
        <w:t xml:space="preserve"> detection</w:t>
      </w:r>
      <w:r w:rsidRPr="006A3BAB">
        <w:t>, Auto-Battery cut-off,</w:t>
      </w:r>
      <w:r>
        <w:t xml:space="preserve"> gear Indicator, Tachometer, </w:t>
      </w:r>
      <w:r w:rsidRPr="006A3BAB">
        <w:t>Low battery warning</w:t>
      </w:r>
      <w:r>
        <w:t xml:space="preserve">, Regenerative Gauge, </w:t>
      </w:r>
      <w:proofErr w:type="spellStart"/>
      <w:r>
        <w:t>etc</w:t>
      </w:r>
      <w:proofErr w:type="spellEnd"/>
      <w:r>
        <w:t>)</w:t>
      </w:r>
    </w:p>
    <w:p w14:paraId="41B6FEE3" w14:textId="77777777" w:rsidR="00EF3430" w:rsidRPr="006D34FE" w:rsidRDefault="00EF3430" w:rsidP="00EF3430">
      <w:pPr>
        <w:rPr>
          <w:b/>
          <w:bCs/>
          <w:sz w:val="22"/>
          <w:szCs w:val="22"/>
        </w:rPr>
      </w:pPr>
      <w:r w:rsidRPr="006D34FE">
        <w:rPr>
          <w:b/>
          <w:bCs/>
          <w:sz w:val="22"/>
          <w:szCs w:val="22"/>
        </w:rPr>
        <w:t>Advancements in Powertrain Technologies</w:t>
      </w:r>
    </w:p>
    <w:p w14:paraId="245D146C" w14:textId="77777777" w:rsidR="00EF3430" w:rsidRDefault="00EF3430" w:rsidP="00EF3430">
      <w:pPr>
        <w:spacing w:after="160" w:line="259" w:lineRule="auto"/>
      </w:pPr>
      <w:r>
        <w:t>Though we have seen the variations of features / functions across powertrains, this is not a status-quo, as i</w:t>
      </w:r>
      <w:r w:rsidRPr="00704D32">
        <w:t>nnovation in automotive powertrains continues to accelerate through integration of software, electrification, and materials science. These advancements allow manufacturers to meet stricter efficiency standards and deliver new customer value</w:t>
      </w:r>
      <w:r>
        <w:t xml:space="preserve"> [Opal]</w:t>
      </w:r>
      <w:r w:rsidRPr="00704D32">
        <w:t>.</w:t>
      </w:r>
      <w:r>
        <w:t xml:space="preserve"> These cab be broadly summarized into the following sections, as well explained in [Opal] and [</w:t>
      </w:r>
      <w:hyperlink r:id="rId11" w:anchor=":~:text=One%20of%20the%20most%20significant,Combustion%20Engine%20(ICE)%20systems." w:history="1">
        <w:r w:rsidRPr="00402022">
          <w:rPr>
            <w:rStyle w:val="Hyperlink"/>
          </w:rPr>
          <w:t>Link</w:t>
        </w:r>
      </w:hyperlink>
      <w:r>
        <w:t>]</w:t>
      </w:r>
    </w:p>
    <w:p w14:paraId="21E5316D" w14:textId="77777777" w:rsidR="00EF3430" w:rsidRPr="00402022" w:rsidRDefault="00EF3430" w:rsidP="00EF3430">
      <w:pPr>
        <w:pStyle w:val="ListParagraph"/>
        <w:numPr>
          <w:ilvl w:val="0"/>
          <w:numId w:val="11"/>
        </w:numPr>
      </w:pPr>
      <w:r w:rsidRPr="00402022">
        <w:t>Rise of electrification</w:t>
      </w:r>
      <w:r>
        <w:t xml:space="preserve"> &amp; Hybrid systems.</w:t>
      </w:r>
    </w:p>
    <w:p w14:paraId="70A5F34B" w14:textId="77777777" w:rsidR="00EF3430" w:rsidRDefault="00EF3430" w:rsidP="00EF3430">
      <w:pPr>
        <w:pStyle w:val="ListParagraph"/>
        <w:numPr>
          <w:ilvl w:val="0"/>
          <w:numId w:val="10"/>
        </w:numPr>
        <w:spacing w:after="160" w:line="259" w:lineRule="auto"/>
      </w:pPr>
      <w:r>
        <w:t>Lightweight materials and modular design.</w:t>
      </w:r>
    </w:p>
    <w:p w14:paraId="29737624" w14:textId="77777777" w:rsidR="00EF3430" w:rsidRDefault="00EF3430" w:rsidP="00EF3430">
      <w:pPr>
        <w:pStyle w:val="ListParagraph"/>
        <w:numPr>
          <w:ilvl w:val="0"/>
          <w:numId w:val="10"/>
        </w:numPr>
        <w:spacing w:after="160" w:line="259" w:lineRule="auto"/>
      </w:pPr>
      <w:r>
        <w:t xml:space="preserve">Advancing combustion technology (ICE, ex: variable value timing, Turbocharged, VCI, HCCI, </w:t>
      </w:r>
      <w:proofErr w:type="spellStart"/>
      <w:r>
        <w:t>etc</w:t>
      </w:r>
      <w:proofErr w:type="spellEnd"/>
      <w:r>
        <w:t>)</w:t>
      </w:r>
    </w:p>
    <w:p w14:paraId="4D87FA26" w14:textId="77777777" w:rsidR="00EF3430" w:rsidRDefault="00EF3430" w:rsidP="00EF3430">
      <w:pPr>
        <w:pStyle w:val="ListParagraph"/>
        <w:numPr>
          <w:ilvl w:val="0"/>
          <w:numId w:val="10"/>
        </w:numPr>
        <w:spacing w:after="160" w:line="259" w:lineRule="auto"/>
      </w:pPr>
      <w:r>
        <w:t>Smart &amp; Connected Powertrain.</w:t>
      </w:r>
    </w:p>
    <w:p w14:paraId="7494710C" w14:textId="77777777" w:rsidR="00EF3430" w:rsidRDefault="00EF3430" w:rsidP="00EF3430">
      <w:pPr>
        <w:pStyle w:val="ListParagraph"/>
        <w:numPr>
          <w:ilvl w:val="0"/>
          <w:numId w:val="10"/>
        </w:numPr>
        <w:spacing w:after="160" w:line="259" w:lineRule="auto"/>
      </w:pPr>
      <w:r>
        <w:t>Advanced thermal management solutions. (Hybrid &amp; Electric)</w:t>
      </w:r>
    </w:p>
    <w:p w14:paraId="7DC1D31D" w14:textId="77777777" w:rsidR="00EF3430" w:rsidRDefault="00EF3430" w:rsidP="00EF3430">
      <w:pPr>
        <w:pStyle w:val="ListParagraph"/>
        <w:numPr>
          <w:ilvl w:val="0"/>
          <w:numId w:val="10"/>
        </w:numPr>
        <w:spacing w:after="160" w:line="259" w:lineRule="auto"/>
      </w:pPr>
      <w:r>
        <w:t>Advanced EV Technology (ex: High efficiency motor, battery technology, two speed transmission, wireless charging, regenerative braking advancements)</w:t>
      </w:r>
    </w:p>
    <w:p w14:paraId="0FCD062F" w14:textId="77777777" w:rsidR="00EF3430" w:rsidRPr="00704D32" w:rsidRDefault="00EF3430" w:rsidP="00EF3430">
      <w:pPr>
        <w:pStyle w:val="ListParagraph"/>
        <w:numPr>
          <w:ilvl w:val="0"/>
          <w:numId w:val="10"/>
        </w:numPr>
        <w:spacing w:after="160" w:line="259" w:lineRule="auto"/>
      </w:pPr>
      <w:r w:rsidRPr="00704D32">
        <w:t>Integrated Control Systems: Use software to optimize torque delivery, shifting strategy, and energy recovery.</w:t>
      </w:r>
    </w:p>
    <w:p w14:paraId="4772FC49" w14:textId="77777777" w:rsidR="00EF3430" w:rsidRDefault="00EF3430" w:rsidP="00EF3430">
      <w:r w:rsidRPr="00704D32">
        <w:t>Each of these innovations improves the value proposition of modern vehicles, either through cost savings, performance enhancement, or reduced environmental impact.</w:t>
      </w:r>
      <w:r>
        <w:t xml:space="preserve"> As we could see from above, lot of advancements have direct impact towards software part of the whole vehicle architecture. </w:t>
      </w:r>
    </w:p>
    <w:p w14:paraId="6352D812" w14:textId="68E9F078" w:rsidR="0038569D" w:rsidRDefault="0038569D" w:rsidP="0038569D">
      <w:pPr>
        <w:pStyle w:val="Head1"/>
      </w:pPr>
      <w:r>
        <w:t>Software Development Life cycle</w:t>
      </w:r>
    </w:p>
    <w:p w14:paraId="7C3811C9" w14:textId="77777777" w:rsidR="0038569D" w:rsidRDefault="0038569D" w:rsidP="0038569D">
      <w:r w:rsidRPr="00AE6D1E">
        <w:t>The body of the paper should include detailed and structured description of</w:t>
      </w:r>
      <w:r>
        <w:t xml:space="preserve"> </w:t>
      </w:r>
      <w:r w:rsidRPr="00AE6D1E">
        <w:t>the work performed, including (as appropriate) methodology, assumptions, hardware, observations, analysis, and a comparison of results with prior work. The information presented must be self-contained (in the sense that the</w:t>
      </w:r>
      <w:r>
        <w:t xml:space="preserve"> </w:t>
      </w:r>
      <w:r w:rsidRPr="00AE6D1E">
        <w:t>reader is not assumed to have read prior papers) and provide an appropriate level of detail for the intended audience. Define all terms at first usage and apply them consistently.</w:t>
      </w:r>
    </w:p>
    <w:p w14:paraId="0E0F57C4" w14:textId="77777777" w:rsidR="0038569D" w:rsidRPr="00AE6D1E" w:rsidRDefault="0038569D" w:rsidP="0038569D">
      <w:r w:rsidRPr="00AE6D1E">
        <w:t xml:space="preserve">The body section is not entitled </w:t>
      </w:r>
      <w:r>
        <w:t>“</w:t>
      </w:r>
      <w:r w:rsidRPr="00DB0C29">
        <w:t>Body</w:t>
      </w:r>
      <w:r w:rsidRPr="00AE6D1E">
        <w:t>.</w:t>
      </w:r>
      <w:r>
        <w:t>”</w:t>
      </w:r>
      <w:r w:rsidRPr="00AE6D1E">
        <w:t xml:space="preserve"> Rather it comprises multiple sections and subsections titled using topical headings in a four-level structure</w:t>
      </w:r>
      <w:r>
        <w:t xml:space="preserve">. </w:t>
      </w:r>
      <w:r w:rsidRPr="00AE6D1E">
        <w:t>Template styles [Head1] through [Head4] are used to tag and format titles of</w:t>
      </w:r>
      <w:r>
        <w:t xml:space="preserve"> </w:t>
      </w:r>
      <w:r w:rsidRPr="00AE6D1E">
        <w:t>the different levels. No specific heading titles are mandated, but common examples include Methods, Results, and Discussion</w:t>
      </w:r>
      <w:r>
        <w:t>. The [Normal] style tag is used for paragraph text. Figures, tables, and equations fall under the body section. Found in this template are examples of a figure, a table, and equations (which must be kept to 3.5 inches wide).</w:t>
      </w:r>
    </w:p>
    <w:p w14:paraId="397F4A51" w14:textId="77777777" w:rsidR="0038569D" w:rsidRDefault="0038569D" w:rsidP="002C0E22">
      <w:pPr>
        <w:pStyle w:val="Head2"/>
      </w:pPr>
    </w:p>
    <w:p w14:paraId="5F5A89F5" w14:textId="7DD041F5" w:rsidR="00C511C8" w:rsidRDefault="0038569D" w:rsidP="002C0E22">
      <w:pPr>
        <w:pStyle w:val="Head2"/>
      </w:pPr>
      <w:r>
        <w:t xml:space="preserve">Software </w:t>
      </w:r>
      <w:r w:rsidR="001011E5">
        <w:t>Depl</w:t>
      </w:r>
      <w:r>
        <w:t>o</w:t>
      </w:r>
      <w:r w:rsidR="001011E5">
        <w:t>yment</w:t>
      </w:r>
    </w:p>
    <w:p w14:paraId="6D1EAAAD" w14:textId="37791246" w:rsidR="001011E5" w:rsidRDefault="001011E5" w:rsidP="00684B6B">
      <w:r w:rsidRPr="001011E5">
        <w:t xml:space="preserve">The history of software is a story of infrastructure and application code. Application code has changed in the sense of better frameworks and more developer-friendly tooling, but largely the process of writing code has remained the same. Infrastructure, on the other hand, has undergone some fairly large changes over </w:t>
      </w:r>
      <w:proofErr w:type="gramStart"/>
      <w:r w:rsidRPr="001011E5">
        <w:t>time.</w:t>
      </w:r>
      <w:r>
        <w:t>[</w:t>
      </w:r>
      <w:proofErr w:type="gramEnd"/>
      <w:r w:rsidRPr="001011E5">
        <w:t xml:space="preserve"> </w:t>
      </w:r>
      <w:hyperlink r:id="rId12" w:history="1">
        <w:r w:rsidRPr="00516687">
          <w:rPr>
            <w:rStyle w:val="Hyperlink"/>
          </w:rPr>
          <w:t>https://launchdarkly.com/blog/what-is-software-deployment/</w:t>
        </w:r>
      </w:hyperlink>
      <w:r>
        <w:t>]</w:t>
      </w:r>
    </w:p>
    <w:p w14:paraId="3B99D95D" w14:textId="6E83534E" w:rsidR="001011E5" w:rsidRDefault="001011E5" w:rsidP="00684B6B">
      <w:proofErr w:type="spellStart"/>
      <w:r>
        <w:t>Progresssion</w:t>
      </w:r>
      <w:proofErr w:type="spellEnd"/>
      <w:r>
        <w:t xml:space="preserve"> from VM’s to Containers to orchestration platforms, to application hosting platforms.</w:t>
      </w:r>
    </w:p>
    <w:p w14:paraId="42DC0378" w14:textId="77777777" w:rsidR="001011E5" w:rsidRDefault="001011E5" w:rsidP="00684B6B"/>
    <w:p w14:paraId="33F543B6" w14:textId="390E0AFD" w:rsidR="001011E5" w:rsidRDefault="001011E5" w:rsidP="00684B6B">
      <w:r w:rsidRPr="001011E5">
        <w:t>And there’s evidence to show that increased </w:t>
      </w:r>
      <w:hyperlink r:id="rId13" w:tgtFrame="_self" w:history="1">
        <w:r w:rsidRPr="001011E5">
          <w:rPr>
            <w:rStyle w:val="Hyperlink"/>
          </w:rPr>
          <w:t>deployment frequency</w:t>
        </w:r>
      </w:hyperlink>
      <w:r w:rsidRPr="001011E5">
        <w:t> leads to better organizational results. As illustrated in Google’s </w:t>
      </w:r>
      <w:hyperlink r:id="rId14" w:tgtFrame="_blank" w:history="1">
        <w:r w:rsidRPr="001011E5">
          <w:rPr>
            <w:rStyle w:val="Hyperlink"/>
          </w:rPr>
          <w:t>State of DevOps Report</w:t>
        </w:r>
      </w:hyperlink>
      <w:r w:rsidRPr="001011E5">
        <w:t>, higher performing teams tend to deploy more frequently. Specifically, the highest-performing organizations deploy new code multiple times a day!</w:t>
      </w:r>
    </w:p>
    <w:p w14:paraId="43DDE6AC" w14:textId="77777777" w:rsidR="001011E5" w:rsidRDefault="001011E5" w:rsidP="00684B6B"/>
    <w:p w14:paraId="69DA9878" w14:textId="38536782" w:rsidR="001011E5" w:rsidRDefault="001011E5" w:rsidP="00684B6B">
      <w:r w:rsidRPr="001011E5">
        <w:t>The goal of these </w:t>
      </w:r>
      <w:hyperlink r:id="rId15" w:history="1">
        <w:r w:rsidRPr="001011E5">
          <w:rPr>
            <w:rStyle w:val="Hyperlink"/>
          </w:rPr>
          <w:t>software deployment tools</w:t>
        </w:r>
      </w:hyperlink>
      <w:r w:rsidRPr="001011E5">
        <w:t> is to automate the delivery of new code to different environments, e.g., development, </w:t>
      </w:r>
      <w:hyperlink r:id="rId16" w:tgtFrame="_blank" w:history="1">
        <w:r w:rsidRPr="001011E5">
          <w:rPr>
            <w:rStyle w:val="Hyperlink"/>
          </w:rPr>
          <w:t>staging</w:t>
        </w:r>
      </w:hyperlink>
      <w:r w:rsidRPr="001011E5">
        <w:t>, or production environments. Using infrastructure automation and CI/CD tooling, organizations can push new code into their version control systems, provision a new infrastructure environment, and deploy the changes to that environment with little to no developer or operator intervention. </w:t>
      </w:r>
    </w:p>
    <w:p w14:paraId="538A206F" w14:textId="77777777" w:rsidR="001011E5" w:rsidRDefault="001011E5" w:rsidP="00684B6B"/>
    <w:p w14:paraId="462A6A18" w14:textId="53C24617" w:rsidR="001011E5" w:rsidRDefault="001011E5" w:rsidP="00684B6B">
      <w:r w:rsidRPr="001011E5">
        <w:t>Organizations have to make a decision on what their application architecture will look like (</w:t>
      </w:r>
      <w:hyperlink r:id="rId17" w:history="1">
        <w:r w:rsidRPr="001011E5">
          <w:rPr>
            <w:rStyle w:val="Hyperlink"/>
          </w:rPr>
          <w:t>microservices vs. monolithic</w:t>
        </w:r>
      </w:hyperlink>
      <w:r w:rsidRPr="001011E5">
        <w:t>), where their infrastructure will reside (on-premise vs. cloud), and a whole host of other details. Having a strong deployment strategy is the foundation of achieving that Continuous Delivery state because you need a way to create consistency across all teams within the organization</w:t>
      </w:r>
    </w:p>
    <w:p w14:paraId="3C06C312" w14:textId="3A216ED7" w:rsidR="001011E5" w:rsidRDefault="00D41D67" w:rsidP="00684B6B">
      <w:r>
        <w:t>Deployment types:</w:t>
      </w:r>
    </w:p>
    <w:p w14:paraId="2772C991" w14:textId="7DC86ED7" w:rsidR="004F2E2E" w:rsidRDefault="0092776E" w:rsidP="00684B6B">
      <w:hyperlink r:id="rId18" w:history="1">
        <w:r w:rsidR="004F2E2E" w:rsidRPr="00516687">
          <w:rPr>
            <w:rStyle w:val="Hyperlink"/>
          </w:rPr>
          <w:t>https://www.parasoft.com/blog/automotive-ci-cd-devops-test-automation/</w:t>
        </w:r>
      </w:hyperlink>
    </w:p>
    <w:p w14:paraId="48CCD18D" w14:textId="77777777" w:rsidR="004F2E2E" w:rsidRPr="004F2E2E" w:rsidRDefault="004F2E2E" w:rsidP="004F2E2E">
      <w:pPr>
        <w:rPr>
          <w:b/>
          <w:bCs/>
        </w:rPr>
      </w:pPr>
      <w:r w:rsidRPr="004F2E2E">
        <w:rPr>
          <w:b/>
          <w:bCs/>
        </w:rPr>
        <w:t>How Containers Improve Automotive Software Development</w:t>
      </w:r>
    </w:p>
    <w:p w14:paraId="748FF672" w14:textId="77777777" w:rsidR="004F2E2E" w:rsidRPr="004F2E2E" w:rsidRDefault="004F2E2E" w:rsidP="004F2E2E">
      <w:r w:rsidRPr="004F2E2E">
        <w:t>Development teams know that CI/CD workflows can function the same, regardless of whether they are containerized or not. But containers allow DevOps teams to deploy applications more easily, as well as patch and scale them to an organization’s needs. In essence, containers accelerate development, testing, and production as applied within Agile and DevOps utilization.</w:t>
      </w:r>
    </w:p>
    <w:p w14:paraId="51EE66A7" w14:textId="77777777" w:rsidR="004F2E2E" w:rsidRPr="004F2E2E" w:rsidRDefault="004F2E2E" w:rsidP="004F2E2E">
      <w:r w:rsidRPr="004F2E2E">
        <w:t>When it comes to managing complex development environments, especially in the safety-critical space, teams usually struggle with the following challenges.</w:t>
      </w:r>
    </w:p>
    <w:p w14:paraId="41E4FC98" w14:textId="77777777" w:rsidR="004F2E2E" w:rsidRPr="004F2E2E" w:rsidRDefault="004F2E2E" w:rsidP="004F2E2E">
      <w:pPr>
        <w:numPr>
          <w:ilvl w:val="0"/>
          <w:numId w:val="9"/>
        </w:numPr>
      </w:pPr>
      <w:r w:rsidRPr="004F2E2E">
        <w:t>Synchronizing upgrades for the entire team to a new version of a tool like a compiler, build toolchain, and so on.</w:t>
      </w:r>
    </w:p>
    <w:p w14:paraId="08BB2A97" w14:textId="77777777" w:rsidR="004F2E2E" w:rsidRPr="004F2E2E" w:rsidRDefault="004F2E2E" w:rsidP="004F2E2E">
      <w:pPr>
        <w:numPr>
          <w:ilvl w:val="0"/>
          <w:numId w:val="9"/>
        </w:numPr>
      </w:pPr>
      <w:r w:rsidRPr="004F2E2E">
        <w:t>Dynamically reacting to a new security patch for the library or software development kit (SDK).</w:t>
      </w:r>
    </w:p>
    <w:p w14:paraId="0F5D8E64" w14:textId="77777777" w:rsidR="004F2E2E" w:rsidRPr="004F2E2E" w:rsidRDefault="004F2E2E" w:rsidP="004F2E2E">
      <w:pPr>
        <w:numPr>
          <w:ilvl w:val="0"/>
          <w:numId w:val="9"/>
        </w:numPr>
      </w:pPr>
      <w:r w:rsidRPr="004F2E2E">
        <w:t>Assuring consistency of the toolchain for all team members and the automated infrastructure (CI/CD).</w:t>
      </w:r>
    </w:p>
    <w:p w14:paraId="132C5A43" w14:textId="77777777" w:rsidR="004F2E2E" w:rsidRPr="004F2E2E" w:rsidRDefault="004F2E2E" w:rsidP="004F2E2E">
      <w:pPr>
        <w:numPr>
          <w:ilvl w:val="0"/>
          <w:numId w:val="9"/>
        </w:numPr>
      </w:pPr>
      <w:r w:rsidRPr="004F2E2E">
        <w:t>Ability to version the development environment and restore it to service the older version of the product that was certified with the specific toolchain.</w:t>
      </w:r>
    </w:p>
    <w:p w14:paraId="278F7E34" w14:textId="77777777" w:rsidR="004F2E2E" w:rsidRPr="004F2E2E" w:rsidRDefault="004F2E2E" w:rsidP="004F2E2E">
      <w:pPr>
        <w:numPr>
          <w:ilvl w:val="0"/>
          <w:numId w:val="9"/>
        </w:numPr>
      </w:pPr>
      <w:r w:rsidRPr="004F2E2E">
        <w:t>Onboarding and setting up new developers.</w:t>
      </w:r>
    </w:p>
    <w:p w14:paraId="46E95DC4" w14:textId="77777777" w:rsidR="004F2E2E" w:rsidRPr="004F2E2E" w:rsidRDefault="004F2E2E" w:rsidP="004F2E2E">
      <w:proofErr w:type="gramStart"/>
      <w:r w:rsidRPr="004F2E2E">
        <w:t>All of</w:t>
      </w:r>
      <w:proofErr w:type="gramEnd"/>
      <w:r w:rsidRPr="004F2E2E">
        <w:t xml:space="preserve"> these problems can be solved using containers.</w:t>
      </w:r>
    </w:p>
    <w:p w14:paraId="4CF7C0AC" w14:textId="77777777" w:rsidR="004F2E2E" w:rsidRDefault="004F2E2E" w:rsidP="00684B6B"/>
    <w:p w14:paraId="651FB481" w14:textId="105800D5" w:rsidR="004F2E2E" w:rsidRDefault="004F2E2E" w:rsidP="00684B6B">
      <w:r>
        <w:t>---------------------------------------------------------</w:t>
      </w:r>
    </w:p>
    <w:p w14:paraId="0CEAFEDA" w14:textId="2F4B9903" w:rsidR="00D41D67" w:rsidRDefault="004F2E2E" w:rsidP="00684B6B">
      <w:r>
        <w:t xml:space="preserve">Cost metrics On prime vs cloud : </w:t>
      </w:r>
      <w:hyperlink r:id="rId19" w:history="1">
        <w:r w:rsidRPr="00516687">
          <w:rPr>
            <w:rStyle w:val="Hyperlink"/>
          </w:rPr>
          <w:t>https://bolt.earth/blog/cloud-based-development-in-automotive-</w:t>
        </w:r>
        <w:r w:rsidRPr="00516687">
          <w:rPr>
            <w:rStyle w:val="Hyperlink"/>
          </w:rPr>
          <w:t>software?srsltid=AfmBOopRChJq9rwYlaWHbm7GhTx4QiKwvc_FOYYzbkV-FV5y3rbFLWQH</w:t>
        </w:r>
      </w:hyperlink>
    </w:p>
    <w:p w14:paraId="76862BE7" w14:textId="0F99D54D" w:rsidR="004F2E2E" w:rsidRDefault="004F2E2E" w:rsidP="00684B6B">
      <w:r w:rsidRPr="004F2E2E">
        <w:t>In 2022, the global automotive software market reached a value of </w:t>
      </w:r>
      <w:hyperlink r:id="rId20" w:tgtFrame="_blank" w:history="1">
        <w:r w:rsidRPr="004F2E2E">
          <w:rPr>
            <w:rStyle w:val="Hyperlink"/>
          </w:rPr>
          <w:t>USD 21.7 billion</w:t>
        </w:r>
      </w:hyperlink>
      <w:r w:rsidRPr="004F2E2E">
        <w:t> and is projected to reach USD 40.1 billion by 2027, with a CAGR of 13.1% during this period.</w:t>
      </w:r>
    </w:p>
    <w:p w14:paraId="1ADBB3D5" w14:textId="77777777" w:rsidR="004F2E2E" w:rsidRPr="004F2E2E" w:rsidRDefault="004F2E2E" w:rsidP="004F2E2E">
      <w:r w:rsidRPr="004F2E2E">
        <w:t>Vehicle software can be broadly categorized into:</w:t>
      </w:r>
    </w:p>
    <w:p w14:paraId="798EADDE" w14:textId="77777777" w:rsidR="004F2E2E" w:rsidRPr="004F2E2E" w:rsidRDefault="004F2E2E" w:rsidP="004F2E2E">
      <w:pPr>
        <w:numPr>
          <w:ilvl w:val="0"/>
          <w:numId w:val="5"/>
        </w:numPr>
      </w:pPr>
      <w:r w:rsidRPr="004F2E2E">
        <w:rPr>
          <w:b/>
          <w:bCs/>
        </w:rPr>
        <w:t>In-vehicle software:</w:t>
      </w:r>
      <w:r w:rsidRPr="004F2E2E">
        <w:t> Directly impacts vehicle operations, including advanced driver-assistance system (ADAS), body controls, powertrains, infotainment, communication, remote monitoring, and </w:t>
      </w:r>
      <w:hyperlink r:id="rId21" w:tgtFrame="_blank" w:history="1">
        <w:r w:rsidRPr="004F2E2E">
          <w:rPr>
            <w:rStyle w:val="Hyperlink"/>
          </w:rPr>
          <w:t>vehicle-to-everything (V2X)</w:t>
        </w:r>
      </w:hyperlink>
      <w:r w:rsidRPr="004F2E2E">
        <w:t>.</w:t>
      </w:r>
    </w:p>
    <w:p w14:paraId="71B12664" w14:textId="77777777" w:rsidR="004F2E2E" w:rsidRPr="004F2E2E" w:rsidRDefault="0092776E" w:rsidP="004F2E2E">
      <w:pPr>
        <w:numPr>
          <w:ilvl w:val="0"/>
          <w:numId w:val="5"/>
        </w:numPr>
      </w:pPr>
      <w:hyperlink r:id="rId22" w:tgtFrame="_blank" w:history="1">
        <w:r w:rsidR="004F2E2E" w:rsidRPr="004F2E2E">
          <w:rPr>
            <w:rStyle w:val="Hyperlink"/>
          </w:rPr>
          <w:t>Industry software</w:t>
        </w:r>
      </w:hyperlink>
      <w:r w:rsidR="004F2E2E" w:rsidRPr="004F2E2E">
        <w:rPr>
          <w:b/>
          <w:bCs/>
        </w:rPr>
        <w:t>:</w:t>
      </w:r>
      <w:r w:rsidR="004F2E2E" w:rsidRPr="004F2E2E">
        <w:t> Applications that span the entire automotive value chain, including vehicle design and engineering, manufacturing execution, supply chain management, dealer management, and </w:t>
      </w:r>
      <w:hyperlink r:id="rId23" w:tgtFrame="_blank" w:history="1">
        <w:r w:rsidR="004F2E2E" w:rsidRPr="004F2E2E">
          <w:rPr>
            <w:rStyle w:val="Hyperlink"/>
          </w:rPr>
          <w:t>fleet management</w:t>
        </w:r>
      </w:hyperlink>
      <w:r w:rsidR="004F2E2E" w:rsidRPr="004F2E2E">
        <w:t> software and systems.</w:t>
      </w:r>
    </w:p>
    <w:p w14:paraId="447B1FE2" w14:textId="49CCA88B" w:rsidR="004F2E2E" w:rsidRDefault="004F2E2E" w:rsidP="00684B6B">
      <w:r w:rsidRPr="004F2E2E">
        <w:t xml:space="preserve">Embracing cloud technologies offers the automotive industry benefits, including cost-efficiency, increased reliability, faster time-to-market facility, and better scalability. In contrast, the drawbacks of an </w:t>
      </w:r>
      <w:proofErr w:type="gramStart"/>
      <w:r w:rsidRPr="004F2E2E">
        <w:t>on-premise</w:t>
      </w:r>
      <w:proofErr w:type="gramEnd"/>
      <w:r w:rsidRPr="004F2E2E">
        <w:t xml:space="preserve"> system entail substantial costs involving infrastructure, maintenance, storage, power, and licenses. Scaling poses complexities and expenses due to hardware prerequisites, and data backup necessitates investments in servers, network setup, and software, coupled with ongoing maintenance. These limitations underscore the constraints of </w:t>
      </w:r>
      <w:proofErr w:type="gramStart"/>
      <w:r w:rsidRPr="004F2E2E">
        <w:t>on-premise</w:t>
      </w:r>
      <w:proofErr w:type="gramEnd"/>
      <w:r w:rsidRPr="004F2E2E">
        <w:t xml:space="preserve"> systems in cost-effectiveness, scalability, and data management.</w:t>
      </w:r>
    </w:p>
    <w:p w14:paraId="30DF1580" w14:textId="77777777" w:rsidR="004F2E2E" w:rsidRPr="004F2E2E" w:rsidRDefault="004F2E2E" w:rsidP="004F2E2E">
      <w:pPr>
        <w:rPr>
          <w:b/>
          <w:bCs/>
        </w:rPr>
      </w:pPr>
      <w:r w:rsidRPr="004F2E2E">
        <w:rPr>
          <w:b/>
          <w:bCs/>
        </w:rPr>
        <w:t>Software System Complexities</w:t>
      </w:r>
    </w:p>
    <w:p w14:paraId="79488BBD" w14:textId="77777777" w:rsidR="004F2E2E" w:rsidRPr="004F2E2E" w:rsidRDefault="004F2E2E" w:rsidP="004F2E2E">
      <w:r w:rsidRPr="004F2E2E">
        <w:t>EVs require sophisticated software to coordinate their intricate systems seamlessly. Developing software for these complex systems poses challenges, mainly due to the need for domain knowledge and specialized expertise. Engineers must understand how components interact within the vehicle's ecosystem. </w:t>
      </w:r>
    </w:p>
    <w:p w14:paraId="521D175C" w14:textId="77777777" w:rsidR="004F2E2E" w:rsidRPr="004F2E2E" w:rsidRDefault="004F2E2E" w:rsidP="004F2E2E">
      <w:pPr>
        <w:rPr>
          <w:b/>
          <w:bCs/>
        </w:rPr>
      </w:pPr>
      <w:r w:rsidRPr="004F2E2E">
        <w:rPr>
          <w:b/>
          <w:bCs/>
        </w:rPr>
        <w:t>Compatibility Issues</w:t>
      </w:r>
    </w:p>
    <w:p w14:paraId="411603F5" w14:textId="77777777" w:rsidR="004F2E2E" w:rsidRPr="004F2E2E" w:rsidRDefault="004F2E2E" w:rsidP="004F2E2E">
      <w:r w:rsidRPr="004F2E2E">
        <w:t>A significant challenge in EV software development revolves around compatibility issues on two fronts:</w:t>
      </w:r>
    </w:p>
    <w:p w14:paraId="04A29830" w14:textId="77777777" w:rsidR="004F2E2E" w:rsidRPr="004F2E2E" w:rsidRDefault="004F2E2E" w:rsidP="004F2E2E">
      <w:pPr>
        <w:numPr>
          <w:ilvl w:val="0"/>
          <w:numId w:val="6"/>
        </w:numPr>
      </w:pPr>
      <w:r w:rsidRPr="004F2E2E">
        <w:rPr>
          <w:b/>
          <w:bCs/>
        </w:rPr>
        <w:t>Operational software compatibility:</w:t>
      </w:r>
      <w:r w:rsidRPr="004F2E2E">
        <w:t> EV software architecture comprises multiple layers, each interacting with distinct hardware components. Challenges arise when creating an operating system (OS) that accommodates various hardware, ensuring seamless interactions between layers.</w:t>
      </w:r>
    </w:p>
    <w:p w14:paraId="6CB5162B" w14:textId="77777777" w:rsidR="004F2E2E" w:rsidRPr="004F2E2E" w:rsidRDefault="004F2E2E" w:rsidP="004F2E2E">
      <w:pPr>
        <w:numPr>
          <w:ilvl w:val="0"/>
          <w:numId w:val="6"/>
        </w:numPr>
      </w:pPr>
      <w:r w:rsidRPr="004F2E2E">
        <w:rPr>
          <w:b/>
          <w:bCs/>
        </w:rPr>
        <w:t>Hardware compatibility:</w:t>
      </w:r>
      <w:r w:rsidRPr="004F2E2E">
        <w:t> EVs rely on software systems from varying manufacturers, demanding rigorous integration efforts. The challenge involves ensuring harmony and streamlined communication between software and hardware, with extensive testing necessary for reliable performance</w:t>
      </w:r>
    </w:p>
    <w:p w14:paraId="211C5532" w14:textId="77777777" w:rsidR="004F2E2E" w:rsidRPr="004F2E2E" w:rsidRDefault="004F2E2E" w:rsidP="004F2E2E">
      <w:pPr>
        <w:rPr>
          <w:b/>
          <w:bCs/>
        </w:rPr>
      </w:pPr>
      <w:proofErr w:type="gramStart"/>
      <w:r w:rsidRPr="004F2E2E">
        <w:rPr>
          <w:b/>
          <w:bCs/>
        </w:rPr>
        <w:t>On-Premise</w:t>
      </w:r>
      <w:proofErr w:type="gramEnd"/>
      <w:r w:rsidRPr="004F2E2E">
        <w:rPr>
          <w:b/>
          <w:bCs/>
        </w:rPr>
        <w:t xml:space="preserve"> Computing Limitations</w:t>
      </w:r>
    </w:p>
    <w:p w14:paraId="56FD25AC" w14:textId="77777777" w:rsidR="004F2E2E" w:rsidRPr="004F2E2E" w:rsidRDefault="004F2E2E" w:rsidP="004F2E2E">
      <w:r w:rsidRPr="004F2E2E">
        <w:lastRenderedPageBreak/>
        <w:t>The predicted </w:t>
      </w:r>
      <w:hyperlink r:id="rId24" w:tgtFrame="_blank" w:history="1">
        <w:r w:rsidRPr="004F2E2E">
          <w:rPr>
            <w:rStyle w:val="Hyperlink"/>
          </w:rPr>
          <w:t>dominance</w:t>
        </w:r>
      </w:hyperlink>
      <w:r w:rsidRPr="004F2E2E">
        <w:t xml:space="preserve"> of cloud-based software from 2023 to 2030 raises questions about the challenges associated with on-premise computing — the practice of hosting software applications, data storage, and computing infrastructure within an EV manufacturer's physical premises. Several aspects of </w:t>
      </w:r>
      <w:proofErr w:type="gramStart"/>
      <w:r w:rsidRPr="004F2E2E">
        <w:t>on-premise</w:t>
      </w:r>
      <w:proofErr w:type="gramEnd"/>
      <w:r w:rsidRPr="004F2E2E">
        <w:t xml:space="preserve"> computing are currently limited. These include:</w:t>
      </w:r>
    </w:p>
    <w:p w14:paraId="489B0E67" w14:textId="77777777" w:rsidR="004F2E2E" w:rsidRPr="004F2E2E" w:rsidRDefault="004F2E2E" w:rsidP="004F2E2E">
      <w:pPr>
        <w:numPr>
          <w:ilvl w:val="0"/>
          <w:numId w:val="7"/>
        </w:numPr>
      </w:pPr>
      <w:r w:rsidRPr="004F2E2E">
        <w:rPr>
          <w:b/>
          <w:bCs/>
        </w:rPr>
        <w:t>Performance optimization:</w:t>
      </w:r>
      <w:r w:rsidRPr="004F2E2E">
        <w:t xml:space="preserve"> EV software optimizes complex vehicle aspects, requiring real-time data analysis and complex algorithms. </w:t>
      </w:r>
      <w:proofErr w:type="gramStart"/>
      <w:r w:rsidRPr="004F2E2E">
        <w:t>On-premise</w:t>
      </w:r>
      <w:proofErr w:type="gramEnd"/>
      <w:r w:rsidRPr="004F2E2E">
        <w:t xml:space="preserve"> computing constraints hinder efficient execution, affecting driving experience and energy efficiency.</w:t>
      </w:r>
    </w:p>
    <w:p w14:paraId="7F8453DD" w14:textId="77777777" w:rsidR="004F2E2E" w:rsidRPr="004F2E2E" w:rsidRDefault="004F2E2E" w:rsidP="004F2E2E">
      <w:pPr>
        <w:numPr>
          <w:ilvl w:val="0"/>
          <w:numId w:val="7"/>
        </w:numPr>
      </w:pPr>
      <w:r w:rsidRPr="004F2E2E">
        <w:rPr>
          <w:b/>
          <w:bCs/>
        </w:rPr>
        <w:t>Real-time processing:</w:t>
      </w:r>
      <w:r w:rsidRPr="004F2E2E">
        <w:t xml:space="preserve"> Functions like regenerative braking need instant processing for safety. </w:t>
      </w:r>
      <w:proofErr w:type="gramStart"/>
      <w:r w:rsidRPr="004F2E2E">
        <w:t>On-premise</w:t>
      </w:r>
      <w:proofErr w:type="gramEnd"/>
      <w:r w:rsidRPr="004F2E2E">
        <w:t xml:space="preserve"> computing might struggle, risking delays and compromising EV safety and performance.</w:t>
      </w:r>
    </w:p>
    <w:p w14:paraId="12924C4F" w14:textId="77777777" w:rsidR="004F2E2E" w:rsidRPr="004F2E2E" w:rsidRDefault="004F2E2E" w:rsidP="004F2E2E">
      <w:pPr>
        <w:numPr>
          <w:ilvl w:val="0"/>
          <w:numId w:val="7"/>
        </w:numPr>
      </w:pPr>
      <w:r w:rsidRPr="004F2E2E">
        <w:rPr>
          <w:b/>
          <w:bCs/>
        </w:rPr>
        <w:t>Over-the-air (OTA) updates and cybersecurity:</w:t>
      </w:r>
      <w:r w:rsidRPr="004F2E2E">
        <w:t> OTA updates enhance EV functionality. However, on-premise computing lacks the flexibility to manage updates for a diverse fleet, risking </w:t>
      </w:r>
      <w:hyperlink r:id="rId25" w:tgtFrame="_blank" w:history="1">
        <w:r w:rsidRPr="004F2E2E">
          <w:rPr>
            <w:rStyle w:val="Hyperlink"/>
          </w:rPr>
          <w:t>cybersecurity</w:t>
        </w:r>
      </w:hyperlink>
      <w:r w:rsidRPr="004F2E2E">
        <w:t> and update deployment challenges.</w:t>
      </w:r>
    </w:p>
    <w:p w14:paraId="11863277" w14:textId="77777777" w:rsidR="004F2E2E" w:rsidRPr="004F2E2E" w:rsidRDefault="004F2E2E" w:rsidP="004F2E2E">
      <w:pPr>
        <w:numPr>
          <w:ilvl w:val="0"/>
          <w:numId w:val="7"/>
        </w:numPr>
      </w:pPr>
      <w:r w:rsidRPr="004F2E2E">
        <w:rPr>
          <w:b/>
          <w:bCs/>
        </w:rPr>
        <w:t>Software updates and maintenance:</w:t>
      </w:r>
      <w:r w:rsidRPr="004F2E2E">
        <w:t xml:space="preserve"> Routine updates are vital for bug fixes and security. </w:t>
      </w:r>
      <w:proofErr w:type="gramStart"/>
      <w:r w:rsidRPr="004F2E2E">
        <w:t>On-premise</w:t>
      </w:r>
      <w:proofErr w:type="gramEnd"/>
      <w:r w:rsidRPr="004F2E2E">
        <w:t xml:space="preserve"> systems may struggle to coordinate updates for a dispersed fleet, leaving vehicles outdated and vulnerable.</w:t>
      </w:r>
    </w:p>
    <w:p w14:paraId="6C05DA0D" w14:textId="77777777" w:rsidR="004F2E2E" w:rsidRPr="004F2E2E" w:rsidRDefault="004F2E2E" w:rsidP="004F2E2E">
      <w:pPr>
        <w:rPr>
          <w:b/>
          <w:bCs/>
        </w:rPr>
      </w:pPr>
      <w:r w:rsidRPr="004F2E2E">
        <w:rPr>
          <w:b/>
          <w:bCs/>
        </w:rPr>
        <w:t>Advanced Technological Innovations</w:t>
      </w:r>
    </w:p>
    <w:p w14:paraId="378B0F32" w14:textId="77777777" w:rsidR="004F2E2E" w:rsidRPr="004F2E2E" w:rsidRDefault="004F2E2E" w:rsidP="004F2E2E">
      <w:r w:rsidRPr="004F2E2E">
        <w:t>The world of cloud computing is constantly evolving, and the latest trends are shaping the future of this exciting field:</w:t>
      </w:r>
    </w:p>
    <w:p w14:paraId="6CD2CF59" w14:textId="77777777" w:rsidR="004F2E2E" w:rsidRPr="004F2E2E" w:rsidRDefault="004F2E2E" w:rsidP="004F2E2E">
      <w:pPr>
        <w:numPr>
          <w:ilvl w:val="0"/>
          <w:numId w:val="8"/>
        </w:numPr>
      </w:pPr>
      <w:r w:rsidRPr="004F2E2E">
        <w:rPr>
          <w:b/>
          <w:bCs/>
        </w:rPr>
        <w:t>Multi-cloud and hybrid cloud solutions:</w:t>
      </w:r>
      <w:r w:rsidRPr="004F2E2E">
        <w:t> Empowers businesses to embrace diverse services for optimal results. Advantages include increased flexibility, improved disaster recovery options, and avoid vendor lock-in.</w:t>
      </w:r>
    </w:p>
    <w:p w14:paraId="6E696F88" w14:textId="77777777" w:rsidR="004F2E2E" w:rsidRPr="004F2E2E" w:rsidRDefault="004F2E2E" w:rsidP="004F2E2E">
      <w:pPr>
        <w:numPr>
          <w:ilvl w:val="0"/>
          <w:numId w:val="8"/>
        </w:numPr>
      </w:pPr>
      <w:r w:rsidRPr="004F2E2E">
        <w:rPr>
          <w:b/>
          <w:bCs/>
        </w:rPr>
        <w:t>Edge computing and Internet of Things (IoT):</w:t>
      </w:r>
      <w:r w:rsidRPr="004F2E2E">
        <w:t> Allows swift data processing near the source and connected devices for data exchange, creating transformative potential across industries, fostering real-time decision-making, and elevating outcomes.</w:t>
      </w:r>
    </w:p>
    <w:p w14:paraId="5DE8AB51" w14:textId="77777777" w:rsidR="004F2E2E" w:rsidRPr="004F2E2E" w:rsidRDefault="004F2E2E" w:rsidP="004F2E2E">
      <w:pPr>
        <w:numPr>
          <w:ilvl w:val="0"/>
          <w:numId w:val="8"/>
        </w:numPr>
      </w:pPr>
      <w:r w:rsidRPr="004F2E2E">
        <w:rPr>
          <w:b/>
          <w:bCs/>
        </w:rPr>
        <w:t>Artificial intelligence and machine learning in the cloud:</w:t>
      </w:r>
      <w:r w:rsidRPr="004F2E2E">
        <w:t> Enables efficient data management, informed decision-making, and personalized customer interactions. Their integration promises increased automation, data security, and individualized experiences, revolutionizing the cloud computing landscape.</w:t>
      </w:r>
    </w:p>
    <w:p w14:paraId="42012675" w14:textId="77777777" w:rsidR="004F2E2E" w:rsidRPr="004F2E2E" w:rsidRDefault="004F2E2E" w:rsidP="004F2E2E">
      <w:pPr>
        <w:numPr>
          <w:ilvl w:val="0"/>
          <w:numId w:val="8"/>
        </w:numPr>
      </w:pPr>
      <w:r w:rsidRPr="004F2E2E">
        <w:rPr>
          <w:b/>
          <w:bCs/>
        </w:rPr>
        <w:t>Serverless technology:</w:t>
      </w:r>
      <w:r w:rsidRPr="004F2E2E">
        <w:t> Equips businesses to embrace cost-effective, scalable solutions without dedicated servers. It offers versatility, eradicating costs, and enables automatic scalability based on demand, reshaping cloud computing's landscape.</w:t>
      </w:r>
    </w:p>
    <w:p w14:paraId="6798AD19" w14:textId="77777777" w:rsidR="004F2E2E" w:rsidRDefault="004F2E2E" w:rsidP="004F2E2E">
      <w:r>
        <w:t>---------------------------------------------------------</w:t>
      </w:r>
    </w:p>
    <w:p w14:paraId="24C2C22F" w14:textId="77777777" w:rsidR="004F2E2E" w:rsidRDefault="004F2E2E" w:rsidP="00684B6B"/>
    <w:p w14:paraId="65B71A50" w14:textId="77777777" w:rsidR="001011E5" w:rsidRDefault="001011E5" w:rsidP="00684B6B"/>
    <w:p w14:paraId="2F6B64AE" w14:textId="4C86AD67" w:rsidR="00684B6B" w:rsidRDefault="00684B6B" w:rsidP="00684B6B">
      <w:r>
        <w:t xml:space="preserve">A [Head 2] style tag applied </w:t>
      </w:r>
      <w:r w:rsidR="0035590F">
        <w:t xml:space="preserve">to the heading </w:t>
      </w:r>
      <w:r>
        <w:t xml:space="preserve">above is </w:t>
      </w:r>
      <w:proofErr w:type="gramStart"/>
      <w:r>
        <w:t>1</w:t>
      </w:r>
      <w:r w:rsidR="00F26681">
        <w:t>1</w:t>
      </w:r>
      <w:r>
        <w:t xml:space="preserve"> point</w:t>
      </w:r>
      <w:proofErr w:type="gramEnd"/>
      <w:r>
        <w:t>, initial caps, bold</w:t>
      </w:r>
      <w:r w:rsidR="00F26681">
        <w:t>, italic</w:t>
      </w:r>
      <w:r>
        <w:t>.</w:t>
      </w:r>
      <w:r w:rsidR="006E120E">
        <w:t xml:space="preserve"> </w:t>
      </w:r>
      <w:r>
        <w:t xml:space="preserve">The [Normal] style tag should be used for paragraph </w:t>
      </w:r>
      <w:proofErr w:type="gramStart"/>
      <w:r>
        <w:t>text</w:t>
      </w:r>
      <w:proofErr w:type="gramEnd"/>
      <w:r>
        <w:t xml:space="preserve"> which is </w:t>
      </w:r>
      <w:r w:rsidR="00F26681">
        <w:t>9</w:t>
      </w:r>
      <w:r>
        <w:t xml:space="preserve"> point</w:t>
      </w:r>
      <w:r w:rsidR="00F26681">
        <w:t>, regular</w:t>
      </w:r>
      <w:r>
        <w:t>.</w:t>
      </w:r>
    </w:p>
    <w:p w14:paraId="4918B209" w14:textId="2CF8DC9B" w:rsidR="0038569D" w:rsidRDefault="0038569D" w:rsidP="0038569D">
      <w:pPr>
        <w:pStyle w:val="Head2"/>
      </w:pPr>
      <w:r>
        <w:t xml:space="preserve">Software Testing </w:t>
      </w:r>
    </w:p>
    <w:p w14:paraId="5372F011" w14:textId="77777777" w:rsidR="0038569D" w:rsidRDefault="0038569D" w:rsidP="0038569D">
      <w:r w:rsidRPr="001011E5">
        <w:t xml:space="preserve">The history of software is a story of infrastructure and application code. Application code has changed in the sense of better frameworks and more developer-friendly tooling, but largely the process of writing code has remained the same. Infrastructure, on the other hand, has undergone some fairly large changes over </w:t>
      </w:r>
      <w:proofErr w:type="gramStart"/>
      <w:r w:rsidRPr="001011E5">
        <w:t>time.</w:t>
      </w:r>
      <w:r>
        <w:t>[</w:t>
      </w:r>
      <w:proofErr w:type="gramEnd"/>
      <w:r w:rsidRPr="001011E5">
        <w:t xml:space="preserve"> </w:t>
      </w:r>
      <w:hyperlink r:id="rId26" w:history="1">
        <w:r w:rsidRPr="00516687">
          <w:rPr>
            <w:rStyle w:val="Hyperlink"/>
          </w:rPr>
          <w:t>https://launchdarkly.com/blog/what-is-software-deployment/</w:t>
        </w:r>
      </w:hyperlink>
      <w:r>
        <w:t>]</w:t>
      </w:r>
    </w:p>
    <w:p w14:paraId="6125A52C" w14:textId="7C3E764D" w:rsidR="00BE4A8B" w:rsidRDefault="00BE4A8B" w:rsidP="0038569D">
      <w:r w:rsidRPr="00FA4015">
        <w:rPr>
          <w:noProof/>
        </w:rPr>
        <w:drawing>
          <wp:inline distT="0" distB="0" distL="0" distR="0" wp14:anchorId="034D68B4" wp14:editId="469AF22E">
            <wp:extent cx="3200400" cy="927100"/>
            <wp:effectExtent l="0" t="0" r="0" b="0"/>
            <wp:docPr id="57407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74518" name=""/>
                    <pic:cNvPicPr/>
                  </pic:nvPicPr>
                  <pic:blipFill>
                    <a:blip r:embed="rId27"/>
                    <a:stretch>
                      <a:fillRect/>
                    </a:stretch>
                  </pic:blipFill>
                  <pic:spPr>
                    <a:xfrm>
                      <a:off x="0" y="0"/>
                      <a:ext cx="3200400" cy="927100"/>
                    </a:xfrm>
                    <a:prstGeom prst="rect">
                      <a:avLst/>
                    </a:prstGeom>
                  </pic:spPr>
                </pic:pic>
              </a:graphicData>
            </a:graphic>
          </wp:inline>
        </w:drawing>
      </w:r>
    </w:p>
    <w:p w14:paraId="3E39C3C8" w14:textId="1BF19536" w:rsidR="0038569D" w:rsidRPr="0038569D" w:rsidRDefault="0038569D" w:rsidP="00684B6B">
      <w:pPr>
        <w:rPr>
          <w:b/>
          <w:bCs/>
          <w:sz w:val="20"/>
          <w:szCs w:val="20"/>
        </w:rPr>
      </w:pPr>
      <w:r w:rsidRPr="0038569D">
        <w:rPr>
          <w:b/>
          <w:bCs/>
          <w:sz w:val="20"/>
          <w:szCs w:val="20"/>
        </w:rPr>
        <w:t>Test Strategy</w:t>
      </w:r>
    </w:p>
    <w:p w14:paraId="144343E4" w14:textId="77777777" w:rsidR="00E464D7" w:rsidRDefault="00E464D7" w:rsidP="00E464D7">
      <w:r w:rsidRPr="007B0ABB">
        <w:t xml:space="preserve">A test strategy in software testing is a high-level document that outlines the overall approach and guiding principles for testing a software application. It provides a framework for planning and executing testing activities throughout the software development lifecycle. Essentially, it acts as a roadmap for the testing team, defining the objectives, scope, methods, and resources needed for effective testing. </w:t>
      </w:r>
    </w:p>
    <w:p w14:paraId="73904868" w14:textId="77777777" w:rsidR="00E464D7" w:rsidRDefault="00E464D7" w:rsidP="00E464D7">
      <w:r w:rsidRPr="007B0ABB">
        <w:t xml:space="preserve">An effective strategy for automotive </w:t>
      </w:r>
      <w:r>
        <w:t xml:space="preserve">software </w:t>
      </w:r>
      <w:r w:rsidRPr="007B0ABB">
        <w:t>testing encompasses a </w:t>
      </w:r>
      <w:r w:rsidRPr="007B0ABB">
        <w:rPr>
          <w:b/>
          <w:bCs/>
        </w:rPr>
        <w:t>multifaceted approach that integrates various methodologies to ensure the safety, reliability, and performance of vehicles</w:t>
      </w:r>
      <w:r w:rsidRPr="007B0ABB">
        <w:t>.</w:t>
      </w:r>
    </w:p>
    <w:p w14:paraId="611A0417" w14:textId="3E1BDE8A" w:rsidR="00072ECE" w:rsidRDefault="00072ECE" w:rsidP="0038569D">
      <w:r w:rsidRPr="00FA4015">
        <w:rPr>
          <w:noProof/>
        </w:rPr>
        <w:drawing>
          <wp:inline distT="0" distB="0" distL="0" distR="0" wp14:anchorId="4E353B75" wp14:editId="1BF85447">
            <wp:extent cx="3200400" cy="727075"/>
            <wp:effectExtent l="0" t="0" r="0" b="0"/>
            <wp:docPr id="79260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5212" name=""/>
                    <pic:cNvPicPr/>
                  </pic:nvPicPr>
                  <pic:blipFill>
                    <a:blip r:embed="rId28"/>
                    <a:stretch>
                      <a:fillRect/>
                    </a:stretch>
                  </pic:blipFill>
                  <pic:spPr>
                    <a:xfrm>
                      <a:off x="0" y="0"/>
                      <a:ext cx="3200400" cy="727075"/>
                    </a:xfrm>
                    <a:prstGeom prst="rect">
                      <a:avLst/>
                    </a:prstGeom>
                  </pic:spPr>
                </pic:pic>
              </a:graphicData>
            </a:graphic>
          </wp:inline>
        </w:drawing>
      </w:r>
    </w:p>
    <w:p w14:paraId="76389F25" w14:textId="3C0E7C60" w:rsidR="0038569D" w:rsidRPr="0038569D" w:rsidRDefault="0038569D" w:rsidP="0038569D">
      <w:pPr>
        <w:rPr>
          <w:b/>
          <w:bCs/>
        </w:rPr>
      </w:pPr>
      <w:r w:rsidRPr="0038569D">
        <w:rPr>
          <w:b/>
          <w:bCs/>
        </w:rPr>
        <w:t>Test Type</w:t>
      </w:r>
    </w:p>
    <w:p w14:paraId="7DFD763E" w14:textId="16B6BC42" w:rsidR="00072ECE" w:rsidRDefault="002573D4" w:rsidP="0038569D">
      <w:r w:rsidRPr="002573D4">
        <w:t>A software testing strategy outlines the approach to ensure a product meets quality standards. Key test types in a strategy include functional, performance, security, and usability testing, along with levels like unit, integration, system, and acceptance testing. These tests are crucial for verifying functionality, performance, security, and user experience, ensuring a robust and reliable software product. </w:t>
      </w:r>
      <w:r w:rsidR="00072ECE" w:rsidRPr="00A10850">
        <w:rPr>
          <w:noProof/>
        </w:rPr>
        <w:drawing>
          <wp:inline distT="0" distB="0" distL="0" distR="0" wp14:anchorId="55E4AA2F" wp14:editId="56E454BC">
            <wp:extent cx="3200400" cy="806450"/>
            <wp:effectExtent l="0" t="0" r="0" b="0"/>
            <wp:docPr id="16128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15644" name=""/>
                    <pic:cNvPicPr/>
                  </pic:nvPicPr>
                  <pic:blipFill>
                    <a:blip r:embed="rId29"/>
                    <a:stretch>
                      <a:fillRect/>
                    </a:stretch>
                  </pic:blipFill>
                  <pic:spPr>
                    <a:xfrm>
                      <a:off x="0" y="0"/>
                      <a:ext cx="3200400" cy="806450"/>
                    </a:xfrm>
                    <a:prstGeom prst="rect">
                      <a:avLst/>
                    </a:prstGeom>
                  </pic:spPr>
                </pic:pic>
              </a:graphicData>
            </a:graphic>
          </wp:inline>
        </w:drawing>
      </w:r>
    </w:p>
    <w:p w14:paraId="5EF9D100" w14:textId="77777777" w:rsidR="002573D4" w:rsidRDefault="002573D4" w:rsidP="0038569D">
      <w:pPr>
        <w:rPr>
          <w:b/>
          <w:bCs/>
        </w:rPr>
      </w:pPr>
    </w:p>
    <w:p w14:paraId="47A2763A" w14:textId="77777777" w:rsidR="002573D4" w:rsidRDefault="002573D4" w:rsidP="0038569D">
      <w:pPr>
        <w:rPr>
          <w:b/>
          <w:bCs/>
        </w:rPr>
      </w:pPr>
    </w:p>
    <w:p w14:paraId="5DD48FA6" w14:textId="30D3C7BD" w:rsidR="0038569D" w:rsidRPr="0038569D" w:rsidRDefault="0038569D" w:rsidP="0038569D">
      <w:pPr>
        <w:rPr>
          <w:b/>
          <w:bCs/>
        </w:rPr>
      </w:pPr>
      <w:r w:rsidRPr="0038569D">
        <w:rPr>
          <w:b/>
          <w:bCs/>
        </w:rPr>
        <w:t>Test Data</w:t>
      </w:r>
    </w:p>
    <w:p w14:paraId="7927F695" w14:textId="7B1BBB14" w:rsidR="002573D4" w:rsidRPr="002573D4" w:rsidRDefault="002573D4" w:rsidP="002573D4">
      <w:r w:rsidRPr="002573D4">
        <w:t>Test data management (TDM) is the process for providing controlled data access to modern teams throughout the software development lifecycle.</w:t>
      </w:r>
    </w:p>
    <w:p w14:paraId="0D2BBABA" w14:textId="0CAB841B" w:rsidR="002573D4" w:rsidRDefault="002573D4" w:rsidP="002573D4">
      <w:r w:rsidRPr="002573D4">
        <w:t>Using data that faithfully simulates real-world circumstances is the main objective of TDM testing. Reliable and high-quality software releases are the result of regular and repeatable testing made possible by proper TDM.</w:t>
      </w:r>
    </w:p>
    <w:p w14:paraId="6CC7A23B" w14:textId="77777777" w:rsidR="002573D4" w:rsidRPr="002573D4" w:rsidRDefault="002573D4" w:rsidP="002573D4">
      <w:r w:rsidRPr="002573D4">
        <w:rPr>
          <w:b/>
          <w:bCs/>
        </w:rPr>
        <w:t>Types of Test Data</w:t>
      </w:r>
    </w:p>
    <w:p w14:paraId="41A7AD37" w14:textId="77777777" w:rsidR="002573D4" w:rsidRPr="002573D4" w:rsidRDefault="002573D4" w:rsidP="002573D4">
      <w:pPr>
        <w:numPr>
          <w:ilvl w:val="0"/>
          <w:numId w:val="20"/>
        </w:numPr>
      </w:pPr>
      <w:r w:rsidRPr="002573D4">
        <w:rPr>
          <w:b/>
          <w:bCs/>
        </w:rPr>
        <w:t>Live Data:</w:t>
      </w:r>
      <w:r w:rsidRPr="002573D4">
        <w:t> Real data from production environments, often used for manual software testing. While highly realistic, it poses significant privacy and security risks.</w:t>
      </w:r>
    </w:p>
    <w:p w14:paraId="58ACF384" w14:textId="77777777" w:rsidR="002573D4" w:rsidRPr="002573D4" w:rsidRDefault="002573D4" w:rsidP="002573D4">
      <w:pPr>
        <w:numPr>
          <w:ilvl w:val="0"/>
          <w:numId w:val="20"/>
        </w:numPr>
      </w:pPr>
      <w:r w:rsidRPr="002573D4">
        <w:rPr>
          <w:b/>
          <w:bCs/>
        </w:rPr>
        <w:t>Synthetic Data: </w:t>
      </w:r>
      <w:r w:rsidRPr="002573D4">
        <w:t>Falsely generated data that mirrors real data without the related risks. This data is ideal for circumstances where real data cannot be used.</w:t>
      </w:r>
    </w:p>
    <w:p w14:paraId="07AD391F" w14:textId="6554DBC1" w:rsidR="002573D4" w:rsidRPr="002573D4" w:rsidRDefault="002573D4" w:rsidP="002573D4">
      <w:pPr>
        <w:numPr>
          <w:ilvl w:val="0"/>
          <w:numId w:val="20"/>
        </w:numPr>
      </w:pPr>
      <w:r w:rsidRPr="002573D4">
        <w:rPr>
          <w:b/>
          <w:bCs/>
        </w:rPr>
        <w:t>Masked Data:</w:t>
      </w:r>
      <w:r w:rsidRPr="002573D4">
        <w:t> Data that has been altered to protect sensitive information. This is often used when real data is necessary, but privacy concerns must be addressed.</w:t>
      </w:r>
    </w:p>
    <w:p w14:paraId="520E89ED" w14:textId="02337A6D" w:rsidR="0038569D" w:rsidRPr="0038569D" w:rsidRDefault="0038569D" w:rsidP="0038569D">
      <w:pPr>
        <w:rPr>
          <w:b/>
          <w:bCs/>
        </w:rPr>
      </w:pPr>
      <w:r w:rsidRPr="0038569D">
        <w:rPr>
          <w:b/>
          <w:bCs/>
        </w:rPr>
        <w:t>Test Infrastructure</w:t>
      </w:r>
    </w:p>
    <w:p w14:paraId="4847251B" w14:textId="77777777" w:rsidR="008866B4" w:rsidRPr="008866B4" w:rsidRDefault="008866B4" w:rsidP="008866B4">
      <w:r w:rsidRPr="008866B4">
        <w:t>Test infrastructure encompasses the essential hardware, software, and resources needed to support the software testing process effectively. This includes test environments, tools, equipment, and test data, all crucial for planning, executing, and evaluating tests.</w:t>
      </w:r>
    </w:p>
    <w:p w14:paraId="6C675958" w14:textId="77777777" w:rsidR="008866B4" w:rsidRPr="008866B4" w:rsidRDefault="008866B4" w:rsidP="008866B4">
      <w:r w:rsidRPr="008866B4">
        <w:t>A well-designed test infrastructure plays a vital role in ensuring efficient and effective testing. It is typically established before testing begins and is often managed by a specialized team or individual. By optimizing testing resources and processes, test infrastructure enables faster test execution, shorter release cycles, and quicker time to market.</w:t>
      </w:r>
    </w:p>
    <w:p w14:paraId="088BABF0" w14:textId="714FCC9E" w:rsidR="00072ECE" w:rsidRDefault="00072ECE" w:rsidP="0038569D">
      <w:r w:rsidRPr="00FA4015">
        <w:rPr>
          <w:noProof/>
        </w:rPr>
        <w:drawing>
          <wp:inline distT="0" distB="0" distL="0" distR="0" wp14:anchorId="1D69AD56" wp14:editId="43AE9F8A">
            <wp:extent cx="3200400" cy="2782570"/>
            <wp:effectExtent l="0" t="0" r="0" b="0"/>
            <wp:docPr id="57797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5098" name=""/>
                    <pic:cNvPicPr/>
                  </pic:nvPicPr>
                  <pic:blipFill>
                    <a:blip r:embed="rId30"/>
                    <a:stretch>
                      <a:fillRect/>
                    </a:stretch>
                  </pic:blipFill>
                  <pic:spPr>
                    <a:xfrm>
                      <a:off x="0" y="0"/>
                      <a:ext cx="3200400" cy="2782570"/>
                    </a:xfrm>
                    <a:prstGeom prst="rect">
                      <a:avLst/>
                    </a:prstGeom>
                  </pic:spPr>
                </pic:pic>
              </a:graphicData>
            </a:graphic>
          </wp:inline>
        </w:drawing>
      </w:r>
    </w:p>
    <w:p w14:paraId="03017BFE" w14:textId="0D884CA5" w:rsidR="0038569D" w:rsidRDefault="0038569D" w:rsidP="0038569D">
      <w:pPr>
        <w:pStyle w:val="Head1"/>
      </w:pPr>
      <w:r>
        <w:t>Challenges in managing test strategy in multi- Powertrains</w:t>
      </w:r>
    </w:p>
    <w:p w14:paraId="0A15B549" w14:textId="77777777" w:rsidR="00E464D7" w:rsidRDefault="00E464D7" w:rsidP="00E464D7">
      <w:pPr>
        <w:pStyle w:val="Head1"/>
        <w:rPr>
          <w:b w:val="0"/>
          <w:sz w:val="18"/>
          <w:szCs w:val="24"/>
        </w:rPr>
      </w:pPr>
      <w:r w:rsidRPr="00DE1882">
        <w:rPr>
          <w:b w:val="0"/>
          <w:sz w:val="18"/>
          <w:szCs w:val="24"/>
        </w:rPr>
        <w:t>The project test strategy guides all testing activities within a project and details objectives, resources, schedules, and responsibilities. This strategy must be tailored to the unique requirements of the project. Key decisions include the selection of test levels, test types, and test techniques for static and dynamic testing and other test practices (e.g., scripted testing, manual testing, back-to-back testing).</w:t>
      </w:r>
    </w:p>
    <w:p w14:paraId="7DD85495" w14:textId="77777777" w:rsidR="00E464D7" w:rsidRDefault="00E464D7" w:rsidP="00E464D7">
      <w:pPr>
        <w:pStyle w:val="Head1"/>
        <w:rPr>
          <w:b w:val="0"/>
          <w:sz w:val="18"/>
          <w:szCs w:val="24"/>
        </w:rPr>
      </w:pPr>
      <w:r w:rsidRPr="00DE1882">
        <w:rPr>
          <w:b w:val="0"/>
          <w:sz w:val="18"/>
          <w:szCs w:val="24"/>
        </w:rPr>
        <w:t>Choosing the best approach for a test strategy can be a complex process that can be influenced by organizational test strategy, project context, and other aspects. Selecting and combining test levels, test types and test techniques is therefore critical to an effective project testing strategy as it significantly influences the efficiency and effectiveness of testing.</w:t>
      </w:r>
    </w:p>
    <w:p w14:paraId="6F31D8A1" w14:textId="77777777" w:rsidR="00E464D7" w:rsidRDefault="00E464D7" w:rsidP="00E464D7">
      <w:pPr>
        <w:pStyle w:val="Head1"/>
        <w:rPr>
          <w:b w:val="0"/>
          <w:sz w:val="18"/>
          <w:szCs w:val="24"/>
        </w:rPr>
      </w:pPr>
      <w:r>
        <w:rPr>
          <w:b w:val="0"/>
          <w:sz w:val="18"/>
          <w:szCs w:val="24"/>
        </w:rPr>
        <w:t>Challenges based on the Product:</w:t>
      </w:r>
    </w:p>
    <w:p w14:paraId="6650861B" w14:textId="77777777" w:rsidR="00E464D7" w:rsidRDefault="00E464D7" w:rsidP="00E464D7">
      <w:pPr>
        <w:pStyle w:val="ListParagraph"/>
        <w:numPr>
          <w:ilvl w:val="0"/>
          <w:numId w:val="14"/>
        </w:numPr>
        <w:spacing w:after="160" w:line="259" w:lineRule="auto"/>
      </w:pPr>
      <w:r>
        <w:t>Derive the common test approach for Individual Customer, Software and system specifications with respect to power Trian</w:t>
      </w:r>
    </w:p>
    <w:p w14:paraId="3A35B01F" w14:textId="77777777" w:rsidR="00E464D7" w:rsidRDefault="00E464D7" w:rsidP="00E464D7">
      <w:pPr>
        <w:pStyle w:val="ListParagraph"/>
        <w:numPr>
          <w:ilvl w:val="0"/>
          <w:numId w:val="14"/>
        </w:numPr>
        <w:spacing w:after="160" w:line="259" w:lineRule="auto"/>
      </w:pPr>
      <w:r>
        <w:t xml:space="preserve">Maintaining Requirements traceability </w:t>
      </w:r>
    </w:p>
    <w:p w14:paraId="38B267D5" w14:textId="77777777" w:rsidR="00E464D7" w:rsidRDefault="00E464D7" w:rsidP="00E464D7">
      <w:pPr>
        <w:pStyle w:val="ListParagraph"/>
        <w:numPr>
          <w:ilvl w:val="0"/>
          <w:numId w:val="14"/>
        </w:numPr>
        <w:spacing w:after="160" w:line="259" w:lineRule="auto"/>
      </w:pPr>
      <w:r>
        <w:t>Revisiting the testcases based on the change requests</w:t>
      </w:r>
    </w:p>
    <w:p w14:paraId="62F95370" w14:textId="46F98DA1" w:rsidR="00E464D7" w:rsidRDefault="00E464D7" w:rsidP="00E464D7">
      <w:pPr>
        <w:pStyle w:val="ListParagraph"/>
        <w:numPr>
          <w:ilvl w:val="0"/>
          <w:numId w:val="14"/>
        </w:numPr>
        <w:spacing w:after="160" w:line="259" w:lineRule="auto"/>
      </w:pPr>
      <w:r>
        <w:t>Upgradation of generic framework based on the test approach for individual projects or complex requirements</w:t>
      </w:r>
    </w:p>
    <w:p w14:paraId="1202DE23" w14:textId="77777777" w:rsidR="00E464D7" w:rsidRDefault="00E464D7" w:rsidP="00E464D7">
      <w:pPr>
        <w:spacing w:after="160" w:line="259" w:lineRule="auto"/>
      </w:pPr>
      <w:r>
        <w:t>Challenges Based on the Project:</w:t>
      </w:r>
    </w:p>
    <w:p w14:paraId="13108E27" w14:textId="77777777" w:rsidR="00E464D7" w:rsidRDefault="00E464D7" w:rsidP="00E464D7">
      <w:pPr>
        <w:pStyle w:val="ListParagraph"/>
        <w:numPr>
          <w:ilvl w:val="0"/>
          <w:numId w:val="15"/>
        </w:numPr>
        <w:spacing w:after="160" w:line="259" w:lineRule="auto"/>
      </w:pPr>
      <w:r>
        <w:t>Common approach efforts should not impact individual project timelines</w:t>
      </w:r>
    </w:p>
    <w:p w14:paraId="7D2A32CD" w14:textId="77777777" w:rsidR="00E464D7" w:rsidRDefault="00E464D7" w:rsidP="00E464D7">
      <w:pPr>
        <w:pStyle w:val="ListParagraph"/>
        <w:numPr>
          <w:ilvl w:val="0"/>
          <w:numId w:val="15"/>
        </w:numPr>
        <w:spacing w:after="160" w:line="259" w:lineRule="auto"/>
      </w:pPr>
      <w:r>
        <w:t>Strong Competent groups to be identified inside the project team members</w:t>
      </w:r>
    </w:p>
    <w:p w14:paraId="56EBCAFF" w14:textId="77777777" w:rsidR="00E464D7" w:rsidRDefault="00E464D7" w:rsidP="00E464D7">
      <w:pPr>
        <w:pStyle w:val="ListParagraph"/>
        <w:numPr>
          <w:ilvl w:val="0"/>
          <w:numId w:val="15"/>
        </w:numPr>
        <w:spacing w:after="160" w:line="259" w:lineRule="auto"/>
      </w:pPr>
      <w:r>
        <w:t xml:space="preserve">Additional Efforts to have alignment with internal stakeholders and regular discussions </w:t>
      </w:r>
    </w:p>
    <w:p w14:paraId="0352BD7B" w14:textId="5C8F4FE8" w:rsidR="0038569D" w:rsidRDefault="0038569D" w:rsidP="0038569D">
      <w:pPr>
        <w:pStyle w:val="Head1"/>
      </w:pPr>
      <w:r>
        <w:lastRenderedPageBreak/>
        <w:t>Proposed Optimal test strategy for multi- Powertrains</w:t>
      </w:r>
    </w:p>
    <w:p w14:paraId="3D8D6062" w14:textId="77777777" w:rsidR="00E464D7" w:rsidRDefault="00E464D7" w:rsidP="00E464D7">
      <w:r>
        <w:t>Aim to create the test strategy document which satisfies requirements of cockpit systems developed based on different types of powertrain vehicles, in this paper a well-defined test concepts and methodologies are mapped into traditional test strategy development stages and proposal of common test framework to achieve testability of multi powertrain architecture-based software implementations.</w:t>
      </w:r>
    </w:p>
    <w:p w14:paraId="7E8D7750" w14:textId="0AA2EEA5" w:rsidR="001F70ED" w:rsidRDefault="000673A7" w:rsidP="00E464D7">
      <w:pPr>
        <w:rPr>
          <w:ins w:id="0" w:author="Rajaram, Saravanan (S.)" w:date="2025-08-02T07:49:00Z"/>
        </w:rPr>
      </w:pPr>
      <w:r>
        <w:t>Key elements to define Test Strategy:</w:t>
      </w:r>
    </w:p>
    <w:p w14:paraId="73B764B8" w14:textId="77777777" w:rsidR="00E464D7" w:rsidRDefault="00E464D7" w:rsidP="00E464D7">
      <w:pPr>
        <w:pStyle w:val="ListParagraph"/>
        <w:numPr>
          <w:ilvl w:val="0"/>
          <w:numId w:val="16"/>
        </w:numPr>
        <w:spacing w:after="160" w:line="259" w:lineRule="auto"/>
      </w:pPr>
      <w:r>
        <w:t>Master Test plan</w:t>
      </w:r>
    </w:p>
    <w:p w14:paraId="5D9FCDDE" w14:textId="77777777" w:rsidR="00E464D7" w:rsidRDefault="00E464D7" w:rsidP="00E464D7">
      <w:pPr>
        <w:pStyle w:val="ListParagraph"/>
        <w:numPr>
          <w:ilvl w:val="0"/>
          <w:numId w:val="16"/>
        </w:numPr>
        <w:spacing w:after="160" w:line="259" w:lineRule="auto"/>
      </w:pPr>
      <w:r>
        <w:t>Test strategy with Design</w:t>
      </w:r>
    </w:p>
    <w:p w14:paraId="56A9B48F" w14:textId="77777777" w:rsidR="00E464D7" w:rsidRDefault="00E464D7" w:rsidP="00E464D7">
      <w:pPr>
        <w:pStyle w:val="ListParagraph"/>
        <w:numPr>
          <w:ilvl w:val="0"/>
          <w:numId w:val="16"/>
        </w:numPr>
        <w:spacing w:after="160" w:line="259" w:lineRule="auto"/>
      </w:pPr>
      <w:r>
        <w:t>Software Architecture Differences</w:t>
      </w:r>
    </w:p>
    <w:p w14:paraId="4780B5E7" w14:textId="77777777" w:rsidR="00E464D7" w:rsidRDefault="00E464D7" w:rsidP="00E464D7">
      <w:pPr>
        <w:pStyle w:val="ListParagraph"/>
        <w:numPr>
          <w:ilvl w:val="0"/>
          <w:numId w:val="16"/>
        </w:numPr>
        <w:spacing w:after="160" w:line="259" w:lineRule="auto"/>
      </w:pPr>
      <w:r>
        <w:t>Test Approach</w:t>
      </w:r>
    </w:p>
    <w:p w14:paraId="661B723E" w14:textId="77777777" w:rsidR="00C46ED4" w:rsidRDefault="00C46ED4" w:rsidP="00C46ED4">
      <w:pPr>
        <w:pStyle w:val="ListParagraph"/>
        <w:spacing w:after="160" w:line="259" w:lineRule="auto"/>
      </w:pPr>
    </w:p>
    <w:p w14:paraId="5EBB0695" w14:textId="77777777" w:rsidR="00C46ED4" w:rsidRDefault="00C46ED4" w:rsidP="00C46ED4">
      <w:pPr>
        <w:pStyle w:val="ListParagraph"/>
        <w:spacing w:after="160" w:line="259" w:lineRule="auto"/>
      </w:pPr>
    </w:p>
    <w:p w14:paraId="21FCF73E" w14:textId="77777777" w:rsidR="00280CE4" w:rsidRDefault="00280CE4" w:rsidP="00C46ED4">
      <w:pPr>
        <w:pStyle w:val="ListParagraph"/>
        <w:spacing w:after="160" w:line="259" w:lineRule="auto"/>
      </w:pPr>
    </w:p>
    <w:p w14:paraId="2AB98ABF" w14:textId="77777777" w:rsidR="00C46ED4" w:rsidRDefault="00C46ED4" w:rsidP="000756AC">
      <w:pPr>
        <w:spacing w:after="160" w:line="259" w:lineRule="auto"/>
      </w:pPr>
    </w:p>
    <w:p w14:paraId="2A41D81E" w14:textId="4F8C5273" w:rsidR="00E464D7" w:rsidRDefault="00122A2A" w:rsidP="00E464D7">
      <w:pPr>
        <w:pStyle w:val="ListParagraph"/>
        <w:numPr>
          <w:ilvl w:val="0"/>
          <w:numId w:val="17"/>
        </w:numPr>
        <w:spacing w:after="160" w:line="259" w:lineRule="auto"/>
      </w:pPr>
      <w:r w:rsidRPr="00E1566B">
        <w:rPr>
          <w:noProof/>
        </w:rPr>
        <w:drawing>
          <wp:anchor distT="0" distB="0" distL="114300" distR="114300" simplePos="0" relativeHeight="251659264" behindDoc="0" locked="0" layoutInCell="1" allowOverlap="1" wp14:anchorId="60D296FB" wp14:editId="088FDEF6">
            <wp:simplePos x="0" y="0"/>
            <wp:positionH relativeFrom="column">
              <wp:posOffset>3479800</wp:posOffset>
            </wp:positionH>
            <wp:positionV relativeFrom="margin">
              <wp:posOffset>-209550</wp:posOffset>
            </wp:positionV>
            <wp:extent cx="3629660" cy="3009900"/>
            <wp:effectExtent l="0" t="0" r="0" b="0"/>
            <wp:wrapSquare wrapText="bothSides"/>
            <wp:docPr id="33785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763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9660" cy="3009900"/>
                    </a:xfrm>
                    <a:prstGeom prst="rect">
                      <a:avLst/>
                    </a:prstGeom>
                  </pic:spPr>
                </pic:pic>
              </a:graphicData>
            </a:graphic>
            <wp14:sizeRelH relativeFrom="margin">
              <wp14:pctWidth>0</wp14:pctWidth>
            </wp14:sizeRelH>
            <wp14:sizeRelV relativeFrom="margin">
              <wp14:pctHeight>0</wp14:pctHeight>
            </wp14:sizeRelV>
          </wp:anchor>
        </w:drawing>
      </w:r>
      <w:r w:rsidR="00E464D7">
        <w:t>Developing Master Test Plan:</w:t>
      </w:r>
    </w:p>
    <w:p w14:paraId="3B0CC799" w14:textId="77777777" w:rsidR="00E464D7" w:rsidRDefault="00E464D7" w:rsidP="00E464D7">
      <w:pPr>
        <w:pStyle w:val="ListParagraph"/>
        <w:numPr>
          <w:ilvl w:val="1"/>
          <w:numId w:val="17"/>
        </w:numPr>
        <w:spacing w:after="160" w:line="259" w:lineRule="auto"/>
      </w:pPr>
      <w:r>
        <w:t xml:space="preserve">Identify the Scope of the testing of Clusters and </w:t>
      </w:r>
      <w:proofErr w:type="gramStart"/>
      <w:r>
        <w:t>CDC’s</w:t>
      </w:r>
      <w:proofErr w:type="gramEnd"/>
      <w:r>
        <w:t xml:space="preserve"> with respect Multi Power terrain architecture</w:t>
      </w:r>
    </w:p>
    <w:p w14:paraId="7452041B" w14:textId="77777777" w:rsidR="00E464D7" w:rsidRDefault="00E464D7" w:rsidP="00E464D7">
      <w:pPr>
        <w:pStyle w:val="ListParagraph"/>
        <w:numPr>
          <w:ilvl w:val="1"/>
          <w:numId w:val="17"/>
        </w:numPr>
        <w:spacing w:after="160" w:line="259" w:lineRule="auto"/>
      </w:pPr>
      <w:r>
        <w:t>Differentiate the common and Domain Specific Features to be tested</w:t>
      </w:r>
    </w:p>
    <w:p w14:paraId="0974839C" w14:textId="77777777" w:rsidR="00E464D7" w:rsidRDefault="00E464D7" w:rsidP="00E464D7">
      <w:pPr>
        <w:pStyle w:val="ListParagraph"/>
        <w:numPr>
          <w:ilvl w:val="1"/>
          <w:numId w:val="17"/>
        </w:numPr>
        <w:spacing w:after="160" w:line="259" w:lineRule="auto"/>
      </w:pPr>
      <w:r>
        <w:t>Identify the common test environment across domains (ICE, BEV, Hybrid, Hydrogen, FCEV)</w:t>
      </w:r>
    </w:p>
    <w:p w14:paraId="55E9BEA1" w14:textId="77777777" w:rsidR="00E464D7" w:rsidRDefault="00E464D7" w:rsidP="00E464D7">
      <w:pPr>
        <w:pStyle w:val="ListParagraph"/>
        <w:numPr>
          <w:ilvl w:val="1"/>
          <w:numId w:val="17"/>
        </w:numPr>
        <w:spacing w:after="160" w:line="259" w:lineRule="auto"/>
      </w:pPr>
      <w:r>
        <w:t xml:space="preserve">Identify competent resources and Responsibilities </w:t>
      </w:r>
    </w:p>
    <w:p w14:paraId="034300DB" w14:textId="77777777" w:rsidR="00E464D7" w:rsidRDefault="00E464D7" w:rsidP="00E464D7">
      <w:pPr>
        <w:pStyle w:val="ListParagraph"/>
        <w:spacing w:after="160" w:line="259" w:lineRule="auto"/>
      </w:pPr>
    </w:p>
    <w:p w14:paraId="4346B810" w14:textId="1F86D8BB" w:rsidR="00E464D7" w:rsidRDefault="00E464D7" w:rsidP="00E464D7">
      <w:pPr>
        <w:pStyle w:val="ListParagraph"/>
        <w:numPr>
          <w:ilvl w:val="0"/>
          <w:numId w:val="17"/>
        </w:numPr>
        <w:spacing w:after="160" w:line="259" w:lineRule="auto"/>
      </w:pPr>
      <w:r>
        <w:t xml:space="preserve">Common Test strategy design for Multi Power Terrain Architecture                                                                             </w:t>
      </w:r>
    </w:p>
    <w:p w14:paraId="0B1025AB" w14:textId="3B516266" w:rsidR="00E464D7" w:rsidRDefault="00E464D7" w:rsidP="00E464D7">
      <w:pPr>
        <w:spacing w:after="160" w:line="259" w:lineRule="auto"/>
      </w:pPr>
      <w:r>
        <w:t xml:space="preserve">Multi </w:t>
      </w:r>
      <w:r w:rsidR="00790E8B">
        <w:t>Powertrain</w:t>
      </w:r>
      <w:r>
        <w:t xml:space="preserve"> Architectures:</w:t>
      </w:r>
    </w:p>
    <w:p w14:paraId="0581BB29" w14:textId="77777777" w:rsidR="00E464D7" w:rsidRDefault="00E464D7" w:rsidP="00E464D7">
      <w:pPr>
        <w:pStyle w:val="ListParagraph"/>
        <w:numPr>
          <w:ilvl w:val="0"/>
          <w:numId w:val="18"/>
        </w:numPr>
        <w:spacing w:after="160" w:line="259" w:lineRule="auto"/>
      </w:pPr>
      <w:r w:rsidRPr="004F1638">
        <w:t>Internal Combustion Engine</w:t>
      </w:r>
      <w:r>
        <w:t xml:space="preserve"> </w:t>
      </w:r>
      <w:r w:rsidRPr="004F1638">
        <w:t>(ICE)</w:t>
      </w:r>
    </w:p>
    <w:p w14:paraId="5CF5C38C" w14:textId="77777777" w:rsidR="00E464D7" w:rsidRPr="004F1638" w:rsidRDefault="00E464D7" w:rsidP="00E464D7">
      <w:pPr>
        <w:pStyle w:val="ListParagraph"/>
        <w:numPr>
          <w:ilvl w:val="1"/>
          <w:numId w:val="18"/>
        </w:numPr>
        <w:spacing w:after="160" w:line="259" w:lineRule="auto"/>
      </w:pPr>
      <w:r w:rsidRPr="004F1638">
        <w:t>Distributed ECU Arch</w:t>
      </w:r>
      <w:r>
        <w:t xml:space="preserve"> </w:t>
      </w:r>
      <w:r w:rsidRPr="004F1638">
        <w:t>Classic AUTOSAR</w:t>
      </w:r>
    </w:p>
    <w:p w14:paraId="5B5BBFC7" w14:textId="77777777" w:rsidR="00E464D7" w:rsidRDefault="00E464D7" w:rsidP="00E464D7">
      <w:pPr>
        <w:pStyle w:val="ListParagraph"/>
        <w:numPr>
          <w:ilvl w:val="0"/>
          <w:numId w:val="18"/>
        </w:numPr>
        <w:spacing w:after="160" w:line="259" w:lineRule="auto"/>
      </w:pPr>
      <w:r w:rsidRPr="004F1638">
        <w:t>Battery Electric</w:t>
      </w:r>
      <w:r>
        <w:t xml:space="preserve"> </w:t>
      </w:r>
      <w:r w:rsidRPr="004F1638">
        <w:t>Vehicle (BEV</w:t>
      </w:r>
      <w:r>
        <w:t>)</w:t>
      </w:r>
    </w:p>
    <w:p w14:paraId="69D9210A" w14:textId="77777777" w:rsidR="00E464D7" w:rsidRPr="004F1638" w:rsidRDefault="00E464D7" w:rsidP="00E464D7">
      <w:pPr>
        <w:pStyle w:val="ListParagraph"/>
        <w:numPr>
          <w:ilvl w:val="1"/>
          <w:numId w:val="18"/>
        </w:numPr>
        <w:spacing w:after="160" w:line="259" w:lineRule="auto"/>
      </w:pPr>
      <w:r w:rsidRPr="004F1638">
        <w:t>Zonal Arch</w:t>
      </w:r>
      <w:r>
        <w:t xml:space="preserve"> </w:t>
      </w:r>
      <w:r w:rsidRPr="004F1638">
        <w:t>Adaptive AUTOSAR</w:t>
      </w:r>
    </w:p>
    <w:p w14:paraId="49D55E1D" w14:textId="77777777" w:rsidR="00E464D7" w:rsidRDefault="00E464D7" w:rsidP="00E464D7">
      <w:pPr>
        <w:pStyle w:val="ListParagraph"/>
        <w:numPr>
          <w:ilvl w:val="0"/>
          <w:numId w:val="18"/>
        </w:numPr>
        <w:spacing w:after="160" w:line="259" w:lineRule="auto"/>
      </w:pPr>
      <w:r w:rsidRPr="004F1638">
        <w:t>Hydrogen ICE</w:t>
      </w:r>
    </w:p>
    <w:p w14:paraId="19886471" w14:textId="77777777" w:rsidR="00E464D7" w:rsidRPr="004F1638" w:rsidRDefault="00E464D7" w:rsidP="00E464D7">
      <w:pPr>
        <w:pStyle w:val="ListParagraph"/>
        <w:numPr>
          <w:ilvl w:val="1"/>
          <w:numId w:val="18"/>
        </w:numPr>
        <w:spacing w:after="160" w:line="259" w:lineRule="auto"/>
      </w:pPr>
      <w:r w:rsidRPr="004F1638">
        <w:t>Distributed ECU Arch</w:t>
      </w:r>
      <w:r>
        <w:t xml:space="preserve"> </w:t>
      </w:r>
      <w:r w:rsidRPr="004F1638">
        <w:t>Classic AUTOSAR</w:t>
      </w:r>
    </w:p>
    <w:p w14:paraId="2081F7BA" w14:textId="77777777" w:rsidR="00E464D7" w:rsidRDefault="00E464D7" w:rsidP="00E464D7">
      <w:pPr>
        <w:pStyle w:val="ListParagraph"/>
        <w:numPr>
          <w:ilvl w:val="0"/>
          <w:numId w:val="18"/>
        </w:numPr>
        <w:spacing w:after="160" w:line="259" w:lineRule="auto"/>
      </w:pPr>
      <w:r w:rsidRPr="004F1638">
        <w:t>Fuel Cell Electric Vehicle (FCEV)</w:t>
      </w:r>
    </w:p>
    <w:p w14:paraId="3B4E9483" w14:textId="6C6878A3" w:rsidR="00280CE4" w:rsidRDefault="00E464D7" w:rsidP="00280CE4">
      <w:pPr>
        <w:pStyle w:val="ListParagraph"/>
        <w:numPr>
          <w:ilvl w:val="1"/>
          <w:numId w:val="18"/>
        </w:numPr>
        <w:spacing w:after="160" w:line="259" w:lineRule="auto"/>
      </w:pPr>
      <w:r w:rsidRPr="00374799">
        <w:t>Centralized Service</w:t>
      </w:r>
      <w:r>
        <w:t xml:space="preserve"> </w:t>
      </w:r>
      <w:r w:rsidRPr="00374799">
        <w:t>Oriented architecture</w:t>
      </w:r>
    </w:p>
    <w:p w14:paraId="4500661F" w14:textId="77777777" w:rsidR="00E464D7" w:rsidRDefault="00E464D7" w:rsidP="00E464D7">
      <w:r w:rsidRPr="008907F4">
        <w:t>Common Test Strategy</w:t>
      </w:r>
      <w:r>
        <w:t>:</w:t>
      </w:r>
    </w:p>
    <w:p w14:paraId="3B5A877B" w14:textId="77777777" w:rsidR="00E464D7" w:rsidRDefault="00E464D7" w:rsidP="00E464D7">
      <w:pPr>
        <w:pStyle w:val="ListParagraph"/>
        <w:numPr>
          <w:ilvl w:val="0"/>
          <w:numId w:val="19"/>
        </w:numPr>
      </w:pPr>
      <w:r>
        <w:t>Test Section1:</w:t>
      </w:r>
    </w:p>
    <w:p w14:paraId="1B0C59D2" w14:textId="77777777" w:rsidR="00E464D7" w:rsidRDefault="00E464D7" w:rsidP="00E464D7">
      <w:pPr>
        <w:pStyle w:val="ListParagraph"/>
        <w:numPr>
          <w:ilvl w:val="1"/>
          <w:numId w:val="19"/>
        </w:numPr>
      </w:pPr>
      <w:r>
        <w:t xml:space="preserve">Group </w:t>
      </w:r>
      <w:r w:rsidRPr="00A5357A">
        <w:t>Common features of Cluster &amp; IVI</w:t>
      </w:r>
    </w:p>
    <w:p w14:paraId="43DE827D" w14:textId="77777777" w:rsidR="00E464D7" w:rsidRDefault="00E464D7" w:rsidP="00E464D7">
      <w:pPr>
        <w:pStyle w:val="ListParagraph"/>
        <w:numPr>
          <w:ilvl w:val="0"/>
          <w:numId w:val="19"/>
        </w:numPr>
      </w:pPr>
      <w:r>
        <w:t>Test Section2:</w:t>
      </w:r>
    </w:p>
    <w:p w14:paraId="4A40CDE6" w14:textId="77777777" w:rsidR="00E464D7" w:rsidRDefault="00E464D7" w:rsidP="00E464D7">
      <w:pPr>
        <w:pStyle w:val="ListParagraph"/>
        <w:numPr>
          <w:ilvl w:val="1"/>
          <w:numId w:val="19"/>
        </w:numPr>
      </w:pPr>
      <w:r>
        <w:t xml:space="preserve">Identification </w:t>
      </w:r>
      <w:r w:rsidRPr="00A5357A">
        <w:t>Domain Specific Features</w:t>
      </w:r>
    </w:p>
    <w:p w14:paraId="3327DE40" w14:textId="77777777" w:rsidR="00E464D7" w:rsidRDefault="00E464D7" w:rsidP="00E464D7">
      <w:pPr>
        <w:pStyle w:val="ListParagraph"/>
        <w:numPr>
          <w:ilvl w:val="0"/>
          <w:numId w:val="19"/>
        </w:numPr>
      </w:pPr>
      <w:r>
        <w:t>Test Section3:</w:t>
      </w:r>
    </w:p>
    <w:p w14:paraId="1B861418" w14:textId="77777777" w:rsidR="00E464D7" w:rsidRDefault="00E464D7" w:rsidP="00E464D7">
      <w:pPr>
        <w:pStyle w:val="ListParagraph"/>
        <w:numPr>
          <w:ilvl w:val="1"/>
          <w:numId w:val="19"/>
        </w:numPr>
      </w:pPr>
      <w:r w:rsidRPr="00A5357A">
        <w:t>Cross Functional Features Cluster &amp; IVI</w:t>
      </w:r>
    </w:p>
    <w:p w14:paraId="01BDA434" w14:textId="77777777" w:rsidR="00E464D7" w:rsidRDefault="00E464D7" w:rsidP="00E464D7">
      <w:pPr>
        <w:pStyle w:val="ListParagraph"/>
        <w:numPr>
          <w:ilvl w:val="0"/>
          <w:numId w:val="19"/>
        </w:numPr>
      </w:pPr>
      <w:r>
        <w:t>Test Section4:</w:t>
      </w:r>
    </w:p>
    <w:p w14:paraId="654639D7" w14:textId="0923491E" w:rsidR="00122A2A" w:rsidRDefault="00E464D7" w:rsidP="00122A2A">
      <w:pPr>
        <w:pStyle w:val="ListParagraph"/>
        <w:numPr>
          <w:ilvl w:val="1"/>
          <w:numId w:val="19"/>
        </w:numPr>
      </w:pPr>
      <w:r w:rsidRPr="00A5357A">
        <w:t>Common &amp; Domain Specific KPI's Measurement</w:t>
      </w:r>
    </w:p>
    <w:p w14:paraId="35D82A30" w14:textId="5E2EACA9" w:rsidR="00280CE4" w:rsidRDefault="00280CE4" w:rsidP="00280CE4">
      <w:pPr>
        <w:pStyle w:val="Head3"/>
      </w:pPr>
      <w:r>
        <w:t xml:space="preserve">Software Architecture Changes:                                                                             </w:t>
      </w:r>
    </w:p>
    <w:p w14:paraId="70D895AA" w14:textId="52D4FA1F" w:rsidR="0038569D" w:rsidRDefault="0038569D" w:rsidP="00684B6B"/>
    <w:p w14:paraId="017CDBC6" w14:textId="77777777" w:rsidR="001E462B" w:rsidRDefault="001E462B" w:rsidP="00684B6B"/>
    <w:tbl>
      <w:tblPr>
        <w:tblStyle w:val="TableGridLight"/>
        <w:tblpPr w:leftFromText="180" w:rightFromText="180" w:vertAnchor="text" w:horzAnchor="page" w:tblpX="6671" w:tblpY="239"/>
        <w:tblW w:w="5793" w:type="dxa"/>
        <w:tblLook w:val="04A0" w:firstRow="1" w:lastRow="0" w:firstColumn="1" w:lastColumn="0" w:noHBand="0" w:noVBand="1"/>
      </w:tblPr>
      <w:tblGrid>
        <w:gridCol w:w="1124"/>
        <w:gridCol w:w="1104"/>
        <w:gridCol w:w="1104"/>
        <w:gridCol w:w="1104"/>
        <w:gridCol w:w="1357"/>
      </w:tblGrid>
      <w:tr w:rsidR="000673A7" w:rsidRPr="00213B65" w14:paraId="7C46E2DE" w14:textId="77777777" w:rsidTr="000673A7">
        <w:trPr>
          <w:trHeight w:val="471"/>
        </w:trPr>
        <w:tc>
          <w:tcPr>
            <w:tcW w:w="1124" w:type="dxa"/>
            <w:shd w:val="clear" w:color="auto" w:fill="C6D9F1" w:themeFill="text2" w:themeFillTint="33"/>
            <w:hideMark/>
          </w:tcPr>
          <w:p w14:paraId="6829CF45" w14:textId="77777777" w:rsidR="000673A7" w:rsidRPr="00213B65" w:rsidRDefault="000673A7" w:rsidP="000673A7">
            <w:pPr>
              <w:jc w:val="center"/>
              <w:rPr>
                <w:b/>
                <w:bCs/>
              </w:rPr>
            </w:pPr>
            <w:r w:rsidRPr="00213B65">
              <w:rPr>
                <w:b/>
                <w:bCs/>
              </w:rPr>
              <w:t>Feature</w:t>
            </w:r>
          </w:p>
        </w:tc>
        <w:tc>
          <w:tcPr>
            <w:tcW w:w="1104" w:type="dxa"/>
            <w:shd w:val="clear" w:color="auto" w:fill="C6D9F1" w:themeFill="text2" w:themeFillTint="33"/>
            <w:hideMark/>
          </w:tcPr>
          <w:p w14:paraId="270171B2" w14:textId="77777777" w:rsidR="000673A7" w:rsidRPr="00213B65" w:rsidRDefault="000673A7" w:rsidP="000673A7">
            <w:pPr>
              <w:jc w:val="center"/>
              <w:rPr>
                <w:b/>
                <w:bCs/>
              </w:rPr>
            </w:pPr>
            <w:r w:rsidRPr="00213B65">
              <w:rPr>
                <w:b/>
                <w:bCs/>
              </w:rPr>
              <w:t>ICE</w:t>
            </w:r>
          </w:p>
        </w:tc>
        <w:tc>
          <w:tcPr>
            <w:tcW w:w="1104" w:type="dxa"/>
            <w:shd w:val="clear" w:color="auto" w:fill="C6D9F1" w:themeFill="text2" w:themeFillTint="33"/>
            <w:hideMark/>
          </w:tcPr>
          <w:p w14:paraId="7D737527" w14:textId="77777777" w:rsidR="000673A7" w:rsidRPr="00213B65" w:rsidRDefault="000673A7" w:rsidP="000673A7">
            <w:pPr>
              <w:jc w:val="center"/>
              <w:rPr>
                <w:b/>
                <w:bCs/>
              </w:rPr>
            </w:pPr>
            <w:r w:rsidRPr="00213B65">
              <w:rPr>
                <w:b/>
                <w:bCs/>
              </w:rPr>
              <w:t>BEV</w:t>
            </w:r>
          </w:p>
        </w:tc>
        <w:tc>
          <w:tcPr>
            <w:tcW w:w="1104" w:type="dxa"/>
            <w:shd w:val="clear" w:color="auto" w:fill="C6D9F1" w:themeFill="text2" w:themeFillTint="33"/>
            <w:hideMark/>
          </w:tcPr>
          <w:p w14:paraId="516261E9" w14:textId="77777777" w:rsidR="000673A7" w:rsidRPr="00213B65" w:rsidRDefault="000673A7" w:rsidP="000673A7">
            <w:pPr>
              <w:jc w:val="center"/>
              <w:rPr>
                <w:b/>
                <w:bCs/>
              </w:rPr>
            </w:pPr>
            <w:r w:rsidRPr="00213B65">
              <w:rPr>
                <w:b/>
                <w:bCs/>
              </w:rPr>
              <w:t>H2 ICE</w:t>
            </w:r>
          </w:p>
        </w:tc>
        <w:tc>
          <w:tcPr>
            <w:tcW w:w="1357" w:type="dxa"/>
            <w:shd w:val="clear" w:color="auto" w:fill="C6D9F1" w:themeFill="text2" w:themeFillTint="33"/>
            <w:hideMark/>
          </w:tcPr>
          <w:p w14:paraId="46531484" w14:textId="77777777" w:rsidR="000673A7" w:rsidRPr="00213B65" w:rsidRDefault="000673A7" w:rsidP="000673A7">
            <w:pPr>
              <w:jc w:val="center"/>
              <w:rPr>
                <w:b/>
                <w:bCs/>
              </w:rPr>
            </w:pPr>
            <w:r w:rsidRPr="00213B65">
              <w:rPr>
                <w:b/>
                <w:bCs/>
              </w:rPr>
              <w:t>FCEV</w:t>
            </w:r>
          </w:p>
        </w:tc>
      </w:tr>
      <w:tr w:rsidR="000673A7" w:rsidRPr="00213B65" w14:paraId="5662FA6A" w14:textId="77777777" w:rsidTr="000673A7">
        <w:trPr>
          <w:trHeight w:val="682"/>
        </w:trPr>
        <w:tc>
          <w:tcPr>
            <w:tcW w:w="1124" w:type="dxa"/>
            <w:shd w:val="clear" w:color="auto" w:fill="F2F2F2" w:themeFill="background1" w:themeFillShade="F2"/>
            <w:hideMark/>
          </w:tcPr>
          <w:p w14:paraId="467A5376" w14:textId="77777777" w:rsidR="000673A7" w:rsidRPr="00213B65" w:rsidRDefault="000673A7" w:rsidP="000673A7">
            <w:pPr>
              <w:jc w:val="center"/>
            </w:pPr>
            <w:r w:rsidRPr="00213B65">
              <w:t>OTA Updates</w:t>
            </w:r>
          </w:p>
        </w:tc>
        <w:tc>
          <w:tcPr>
            <w:tcW w:w="1104" w:type="dxa"/>
            <w:shd w:val="clear" w:color="auto" w:fill="F2F2F2" w:themeFill="background1" w:themeFillShade="F2"/>
            <w:hideMark/>
          </w:tcPr>
          <w:p w14:paraId="5DE0B699" w14:textId="77777777" w:rsidR="000673A7" w:rsidRPr="00213B65" w:rsidRDefault="000673A7" w:rsidP="000673A7">
            <w:pPr>
              <w:jc w:val="center"/>
            </w:pPr>
            <w:r w:rsidRPr="00213B65">
              <w:t>Limited</w:t>
            </w:r>
          </w:p>
        </w:tc>
        <w:tc>
          <w:tcPr>
            <w:tcW w:w="1104" w:type="dxa"/>
            <w:shd w:val="clear" w:color="auto" w:fill="F2F2F2" w:themeFill="background1" w:themeFillShade="F2"/>
            <w:hideMark/>
          </w:tcPr>
          <w:p w14:paraId="10C9F888" w14:textId="77777777" w:rsidR="000673A7" w:rsidRPr="00213B65" w:rsidRDefault="000673A7" w:rsidP="000673A7">
            <w:pPr>
              <w:jc w:val="center"/>
            </w:pPr>
            <w:r w:rsidRPr="00213B65">
              <w:t>Extensive</w:t>
            </w:r>
          </w:p>
        </w:tc>
        <w:tc>
          <w:tcPr>
            <w:tcW w:w="1104" w:type="dxa"/>
            <w:shd w:val="clear" w:color="auto" w:fill="F2F2F2" w:themeFill="background1" w:themeFillShade="F2"/>
            <w:hideMark/>
          </w:tcPr>
          <w:p w14:paraId="2F5030EE" w14:textId="77777777" w:rsidR="000673A7" w:rsidRPr="00213B65" w:rsidRDefault="000673A7" w:rsidP="000673A7">
            <w:pPr>
              <w:jc w:val="center"/>
            </w:pPr>
            <w:r w:rsidRPr="00213B65">
              <w:t>Emerging</w:t>
            </w:r>
          </w:p>
        </w:tc>
        <w:tc>
          <w:tcPr>
            <w:tcW w:w="1357" w:type="dxa"/>
            <w:shd w:val="clear" w:color="auto" w:fill="F2F2F2" w:themeFill="background1" w:themeFillShade="F2"/>
            <w:hideMark/>
          </w:tcPr>
          <w:p w14:paraId="3271E4CA" w14:textId="77777777" w:rsidR="000673A7" w:rsidRPr="00213B65" w:rsidRDefault="000673A7" w:rsidP="000673A7">
            <w:pPr>
              <w:jc w:val="center"/>
            </w:pPr>
            <w:r w:rsidRPr="00213B65">
              <w:t>Extensive</w:t>
            </w:r>
          </w:p>
        </w:tc>
      </w:tr>
      <w:tr w:rsidR="000673A7" w:rsidRPr="00213B65" w14:paraId="718027A3" w14:textId="77777777" w:rsidTr="000673A7">
        <w:trPr>
          <w:trHeight w:val="1122"/>
        </w:trPr>
        <w:tc>
          <w:tcPr>
            <w:tcW w:w="1124" w:type="dxa"/>
            <w:shd w:val="clear" w:color="auto" w:fill="F2F2F2" w:themeFill="background1" w:themeFillShade="F2"/>
            <w:hideMark/>
          </w:tcPr>
          <w:p w14:paraId="2E2D96F7" w14:textId="77777777" w:rsidR="000673A7" w:rsidRPr="00213B65" w:rsidRDefault="000673A7" w:rsidP="000673A7">
            <w:pPr>
              <w:jc w:val="center"/>
            </w:pPr>
            <w:r w:rsidRPr="00213B65">
              <w:t>Middleware</w:t>
            </w:r>
          </w:p>
        </w:tc>
        <w:tc>
          <w:tcPr>
            <w:tcW w:w="1104" w:type="dxa"/>
            <w:shd w:val="clear" w:color="auto" w:fill="F2F2F2" w:themeFill="background1" w:themeFillShade="F2"/>
            <w:hideMark/>
          </w:tcPr>
          <w:p w14:paraId="26054F22" w14:textId="77777777" w:rsidR="000673A7" w:rsidRPr="00213B65" w:rsidRDefault="000673A7" w:rsidP="000673A7">
            <w:pPr>
              <w:jc w:val="center"/>
            </w:pPr>
            <w:r w:rsidRPr="00213B65">
              <w:t>Classic AUTOSAR</w:t>
            </w:r>
          </w:p>
        </w:tc>
        <w:tc>
          <w:tcPr>
            <w:tcW w:w="1104" w:type="dxa"/>
            <w:shd w:val="clear" w:color="auto" w:fill="F2F2F2" w:themeFill="background1" w:themeFillShade="F2"/>
            <w:hideMark/>
          </w:tcPr>
          <w:p w14:paraId="34B9972E" w14:textId="77777777" w:rsidR="000673A7" w:rsidRPr="00213B65" w:rsidRDefault="000673A7" w:rsidP="000673A7">
            <w:pPr>
              <w:jc w:val="center"/>
            </w:pPr>
            <w:r w:rsidRPr="00213B65">
              <w:t>Adaptive AUTOSAR / POSIX</w:t>
            </w:r>
          </w:p>
        </w:tc>
        <w:tc>
          <w:tcPr>
            <w:tcW w:w="1104" w:type="dxa"/>
            <w:shd w:val="clear" w:color="auto" w:fill="F2F2F2" w:themeFill="background1" w:themeFillShade="F2"/>
            <w:hideMark/>
          </w:tcPr>
          <w:p w14:paraId="4EE992A8" w14:textId="77777777" w:rsidR="000673A7" w:rsidRPr="00213B65" w:rsidRDefault="000673A7" w:rsidP="000673A7">
            <w:pPr>
              <w:jc w:val="center"/>
            </w:pPr>
            <w:r w:rsidRPr="00213B65">
              <w:t>Classic AUTOSAR</w:t>
            </w:r>
          </w:p>
        </w:tc>
        <w:tc>
          <w:tcPr>
            <w:tcW w:w="1357" w:type="dxa"/>
            <w:shd w:val="clear" w:color="auto" w:fill="F2F2F2" w:themeFill="background1" w:themeFillShade="F2"/>
            <w:hideMark/>
          </w:tcPr>
          <w:p w14:paraId="71AC13CA" w14:textId="77777777" w:rsidR="000673A7" w:rsidRPr="00213B65" w:rsidRDefault="000673A7" w:rsidP="000673A7">
            <w:pPr>
              <w:jc w:val="center"/>
            </w:pPr>
            <w:r w:rsidRPr="00213B65">
              <w:t>Adaptive AUTOSAR / Linux</w:t>
            </w:r>
          </w:p>
        </w:tc>
      </w:tr>
      <w:tr w:rsidR="000673A7" w:rsidRPr="00213B65" w14:paraId="2B2CD2FA" w14:textId="77777777" w:rsidTr="000673A7">
        <w:trPr>
          <w:trHeight w:val="682"/>
        </w:trPr>
        <w:tc>
          <w:tcPr>
            <w:tcW w:w="1124" w:type="dxa"/>
            <w:shd w:val="clear" w:color="auto" w:fill="F2F2F2" w:themeFill="background1" w:themeFillShade="F2"/>
            <w:hideMark/>
          </w:tcPr>
          <w:p w14:paraId="5C7D90C6" w14:textId="77777777" w:rsidR="000673A7" w:rsidRPr="00213B65" w:rsidRDefault="000673A7" w:rsidP="000673A7">
            <w:pPr>
              <w:jc w:val="center"/>
            </w:pPr>
            <w:r w:rsidRPr="00213B65">
              <w:t>Cluster Type</w:t>
            </w:r>
          </w:p>
        </w:tc>
        <w:tc>
          <w:tcPr>
            <w:tcW w:w="1104" w:type="dxa"/>
            <w:shd w:val="clear" w:color="auto" w:fill="F2F2F2" w:themeFill="background1" w:themeFillShade="F2"/>
            <w:hideMark/>
          </w:tcPr>
          <w:p w14:paraId="5827DFCF" w14:textId="77777777" w:rsidR="000673A7" w:rsidRPr="00213B65" w:rsidRDefault="000673A7" w:rsidP="000673A7">
            <w:pPr>
              <w:jc w:val="center"/>
            </w:pPr>
            <w:r w:rsidRPr="00213B65">
              <w:t>Analog-Digital</w:t>
            </w:r>
          </w:p>
        </w:tc>
        <w:tc>
          <w:tcPr>
            <w:tcW w:w="1104" w:type="dxa"/>
            <w:shd w:val="clear" w:color="auto" w:fill="F2F2F2" w:themeFill="background1" w:themeFillShade="F2"/>
            <w:hideMark/>
          </w:tcPr>
          <w:p w14:paraId="0CC1E6E9" w14:textId="77777777" w:rsidR="000673A7" w:rsidRPr="00213B65" w:rsidRDefault="000673A7" w:rsidP="000673A7">
            <w:pPr>
              <w:jc w:val="center"/>
            </w:pPr>
            <w:r w:rsidRPr="00213B65">
              <w:t>Fully Digital</w:t>
            </w:r>
          </w:p>
        </w:tc>
        <w:tc>
          <w:tcPr>
            <w:tcW w:w="1104" w:type="dxa"/>
            <w:shd w:val="clear" w:color="auto" w:fill="F2F2F2" w:themeFill="background1" w:themeFillShade="F2"/>
            <w:hideMark/>
          </w:tcPr>
          <w:p w14:paraId="05C442E7" w14:textId="77777777" w:rsidR="000673A7" w:rsidRPr="00213B65" w:rsidRDefault="000673A7" w:rsidP="000673A7">
            <w:pPr>
              <w:jc w:val="center"/>
            </w:pPr>
            <w:r w:rsidRPr="00213B65">
              <w:t>Hybrid</w:t>
            </w:r>
          </w:p>
        </w:tc>
        <w:tc>
          <w:tcPr>
            <w:tcW w:w="1357" w:type="dxa"/>
            <w:shd w:val="clear" w:color="auto" w:fill="F2F2F2" w:themeFill="background1" w:themeFillShade="F2"/>
            <w:hideMark/>
          </w:tcPr>
          <w:p w14:paraId="55474B9E" w14:textId="77777777" w:rsidR="000673A7" w:rsidRPr="00213B65" w:rsidRDefault="000673A7" w:rsidP="000673A7">
            <w:pPr>
              <w:jc w:val="center"/>
            </w:pPr>
            <w:r w:rsidRPr="00213B65">
              <w:t>Fully Digital</w:t>
            </w:r>
          </w:p>
        </w:tc>
      </w:tr>
      <w:tr w:rsidR="000673A7" w:rsidRPr="00213B65" w14:paraId="1D08DEAA" w14:textId="77777777" w:rsidTr="000673A7">
        <w:trPr>
          <w:trHeight w:val="691"/>
        </w:trPr>
        <w:tc>
          <w:tcPr>
            <w:tcW w:w="1124" w:type="dxa"/>
            <w:shd w:val="clear" w:color="auto" w:fill="F2F2F2" w:themeFill="background1" w:themeFillShade="F2"/>
            <w:hideMark/>
          </w:tcPr>
          <w:p w14:paraId="71A68DD8" w14:textId="77777777" w:rsidR="000673A7" w:rsidRPr="00213B65" w:rsidRDefault="000673A7" w:rsidP="000673A7">
            <w:pPr>
              <w:jc w:val="center"/>
            </w:pPr>
            <w:r w:rsidRPr="00213B65">
              <w:t>Data Bus</w:t>
            </w:r>
          </w:p>
        </w:tc>
        <w:tc>
          <w:tcPr>
            <w:tcW w:w="1104" w:type="dxa"/>
            <w:shd w:val="clear" w:color="auto" w:fill="F2F2F2" w:themeFill="background1" w:themeFillShade="F2"/>
            <w:hideMark/>
          </w:tcPr>
          <w:p w14:paraId="1D9C8D2F" w14:textId="77777777" w:rsidR="000673A7" w:rsidRPr="00213B65" w:rsidRDefault="000673A7" w:rsidP="000673A7">
            <w:pPr>
              <w:jc w:val="center"/>
            </w:pPr>
            <w:r w:rsidRPr="00213B65">
              <w:t>CAN</w:t>
            </w:r>
          </w:p>
        </w:tc>
        <w:tc>
          <w:tcPr>
            <w:tcW w:w="1104" w:type="dxa"/>
            <w:shd w:val="clear" w:color="auto" w:fill="F2F2F2" w:themeFill="background1" w:themeFillShade="F2"/>
            <w:hideMark/>
          </w:tcPr>
          <w:p w14:paraId="19E10557" w14:textId="77777777" w:rsidR="000673A7" w:rsidRPr="00213B65" w:rsidRDefault="000673A7" w:rsidP="000673A7">
            <w:pPr>
              <w:jc w:val="center"/>
            </w:pPr>
            <w:r w:rsidRPr="00213B65">
              <w:t>CAN + Ethernet</w:t>
            </w:r>
          </w:p>
        </w:tc>
        <w:tc>
          <w:tcPr>
            <w:tcW w:w="1104" w:type="dxa"/>
            <w:shd w:val="clear" w:color="auto" w:fill="F2F2F2" w:themeFill="background1" w:themeFillShade="F2"/>
            <w:hideMark/>
          </w:tcPr>
          <w:p w14:paraId="68969619" w14:textId="77777777" w:rsidR="000673A7" w:rsidRPr="00213B65" w:rsidRDefault="000673A7" w:rsidP="000673A7">
            <w:pPr>
              <w:jc w:val="center"/>
            </w:pPr>
            <w:r w:rsidRPr="00213B65">
              <w:t>CAN</w:t>
            </w:r>
          </w:p>
        </w:tc>
        <w:tc>
          <w:tcPr>
            <w:tcW w:w="1357" w:type="dxa"/>
            <w:shd w:val="clear" w:color="auto" w:fill="F2F2F2" w:themeFill="background1" w:themeFillShade="F2"/>
            <w:hideMark/>
          </w:tcPr>
          <w:p w14:paraId="74091F76" w14:textId="77777777" w:rsidR="000673A7" w:rsidRPr="00213B65" w:rsidRDefault="000673A7" w:rsidP="000673A7">
            <w:pPr>
              <w:jc w:val="center"/>
            </w:pPr>
            <w:r w:rsidRPr="00213B65">
              <w:t>Ethernet</w:t>
            </w:r>
          </w:p>
        </w:tc>
      </w:tr>
      <w:tr w:rsidR="000673A7" w:rsidRPr="00213B65" w14:paraId="625B4425" w14:textId="77777777" w:rsidTr="000673A7">
        <w:trPr>
          <w:trHeight w:val="902"/>
        </w:trPr>
        <w:tc>
          <w:tcPr>
            <w:tcW w:w="1124" w:type="dxa"/>
            <w:shd w:val="clear" w:color="auto" w:fill="F2F2F2" w:themeFill="background1" w:themeFillShade="F2"/>
            <w:hideMark/>
          </w:tcPr>
          <w:p w14:paraId="7852EFB4" w14:textId="77777777" w:rsidR="000673A7" w:rsidRPr="00213B65" w:rsidRDefault="000673A7" w:rsidP="000673A7">
            <w:pPr>
              <w:jc w:val="center"/>
            </w:pPr>
            <w:r w:rsidRPr="00213B65">
              <w:t>Cloud Integration</w:t>
            </w:r>
          </w:p>
        </w:tc>
        <w:tc>
          <w:tcPr>
            <w:tcW w:w="1104" w:type="dxa"/>
            <w:shd w:val="clear" w:color="auto" w:fill="F2F2F2" w:themeFill="background1" w:themeFillShade="F2"/>
            <w:hideMark/>
          </w:tcPr>
          <w:p w14:paraId="20C2C554" w14:textId="77777777" w:rsidR="000673A7" w:rsidRPr="00213B65" w:rsidRDefault="000673A7" w:rsidP="000673A7">
            <w:pPr>
              <w:jc w:val="center"/>
            </w:pPr>
            <w:r w:rsidRPr="00213B65">
              <w:t>Minimal</w:t>
            </w:r>
          </w:p>
        </w:tc>
        <w:tc>
          <w:tcPr>
            <w:tcW w:w="1104" w:type="dxa"/>
            <w:shd w:val="clear" w:color="auto" w:fill="F2F2F2" w:themeFill="background1" w:themeFillShade="F2"/>
            <w:hideMark/>
          </w:tcPr>
          <w:p w14:paraId="6B18E195" w14:textId="77777777" w:rsidR="000673A7" w:rsidRPr="00213B65" w:rsidRDefault="000673A7" w:rsidP="000673A7">
            <w:pPr>
              <w:jc w:val="center"/>
            </w:pPr>
            <w:r w:rsidRPr="00213B65">
              <w:t>High</w:t>
            </w:r>
          </w:p>
        </w:tc>
        <w:tc>
          <w:tcPr>
            <w:tcW w:w="1104" w:type="dxa"/>
            <w:shd w:val="clear" w:color="auto" w:fill="F2F2F2" w:themeFill="background1" w:themeFillShade="F2"/>
            <w:hideMark/>
          </w:tcPr>
          <w:p w14:paraId="34930891" w14:textId="77777777" w:rsidR="000673A7" w:rsidRPr="00213B65" w:rsidRDefault="000673A7" w:rsidP="000673A7">
            <w:pPr>
              <w:jc w:val="center"/>
            </w:pPr>
            <w:r w:rsidRPr="00213B65">
              <w:t>Low</w:t>
            </w:r>
          </w:p>
        </w:tc>
        <w:tc>
          <w:tcPr>
            <w:tcW w:w="1357" w:type="dxa"/>
            <w:shd w:val="clear" w:color="auto" w:fill="F2F2F2" w:themeFill="background1" w:themeFillShade="F2"/>
            <w:hideMark/>
          </w:tcPr>
          <w:p w14:paraId="07BC6AD6" w14:textId="77777777" w:rsidR="000673A7" w:rsidRPr="00213B65" w:rsidRDefault="000673A7" w:rsidP="000673A7">
            <w:pPr>
              <w:jc w:val="center"/>
            </w:pPr>
            <w:r w:rsidRPr="00213B65">
              <w:t>High</w:t>
            </w:r>
          </w:p>
        </w:tc>
      </w:tr>
    </w:tbl>
    <w:p w14:paraId="01D38080" w14:textId="77777777" w:rsidR="000673A7" w:rsidRDefault="000673A7" w:rsidP="00684B6B"/>
    <w:p w14:paraId="43949E53" w14:textId="77777777" w:rsidR="000673A7" w:rsidRDefault="000673A7" w:rsidP="00684B6B"/>
    <w:p w14:paraId="5FC7C6D9" w14:textId="77777777" w:rsidR="000673A7" w:rsidRDefault="000673A7" w:rsidP="00684B6B"/>
    <w:p w14:paraId="233941AA" w14:textId="77777777" w:rsidR="000673A7" w:rsidRDefault="000673A7" w:rsidP="00684B6B"/>
    <w:p w14:paraId="122DE7F5" w14:textId="77777777" w:rsidR="000673A7" w:rsidRDefault="000673A7" w:rsidP="00684B6B"/>
    <w:p w14:paraId="574C9FDC" w14:textId="77777777" w:rsidR="000673A7" w:rsidRPr="00684B6B" w:rsidRDefault="000673A7" w:rsidP="00684B6B"/>
    <w:p w14:paraId="691C7ABB" w14:textId="03CFA26B" w:rsidR="00CE27EF" w:rsidRDefault="00280CE4" w:rsidP="00280CE4">
      <w:pPr>
        <w:pStyle w:val="Head1"/>
      </w:pPr>
      <w:r w:rsidRPr="00FB7BB6">
        <w:t>Choosing a Test Approach</w:t>
      </w:r>
      <w:r>
        <w:t xml:space="preserve"> Based on Test Levels</w:t>
      </w:r>
      <w:r w:rsidRPr="00FB7BB6">
        <w:t xml:space="preserve"> </w:t>
      </w:r>
    </w:p>
    <w:p w14:paraId="7C865D1D" w14:textId="1F7A7A6A" w:rsidR="00CE27EF" w:rsidRDefault="00CE27EF" w:rsidP="00280CE4">
      <w:pPr>
        <w:pStyle w:val="Head1"/>
        <w:rPr>
          <w:b w:val="0"/>
          <w:bCs/>
          <w:sz w:val="18"/>
          <w:szCs w:val="18"/>
        </w:rPr>
      </w:pPr>
      <w:r w:rsidRPr="00CE27EF">
        <w:rPr>
          <w:b w:val="0"/>
          <w:bCs/>
          <w:sz w:val="18"/>
          <w:szCs w:val="18"/>
        </w:rPr>
        <w:t xml:space="preserve">An experience-based testing approach depends on the domain, knowledge, and past experiences of the testing team and their understanding of the system. The team employs a wide array of heuristics, domain-specific data, and testing techniques to anticipate </w:t>
      </w:r>
      <w:r w:rsidRPr="00CE27EF">
        <w:rPr>
          <w:b w:val="0"/>
          <w:bCs/>
          <w:sz w:val="18"/>
          <w:szCs w:val="18"/>
        </w:rPr>
        <w:lastRenderedPageBreak/>
        <w:t>any possible pitfalls, user interactions, or edge cases that might lead to failures.</w:t>
      </w:r>
    </w:p>
    <w:p w14:paraId="3538A1F2" w14:textId="4A366820" w:rsidR="00CE27EF" w:rsidRPr="00CE27EF" w:rsidRDefault="00CE27EF" w:rsidP="00280CE4">
      <w:pPr>
        <w:pStyle w:val="Head1"/>
        <w:rPr>
          <w:b w:val="0"/>
          <w:bCs/>
          <w:sz w:val="18"/>
          <w:szCs w:val="18"/>
        </w:rPr>
      </w:pPr>
      <w:r>
        <w:rPr>
          <w:b w:val="0"/>
          <w:bCs/>
          <w:sz w:val="18"/>
          <w:szCs w:val="18"/>
        </w:rPr>
        <w:t>The Test levels and Proposals towards multi powertrain architectures proposals mentioned below.</w:t>
      </w:r>
    </w:p>
    <w:p w14:paraId="6E2795F9" w14:textId="77777777" w:rsidR="00280CE4" w:rsidRPr="00425753" w:rsidRDefault="00280CE4" w:rsidP="002B3DB1">
      <w:pPr>
        <w:rPr>
          <w:b/>
          <w:bCs/>
        </w:rPr>
      </w:pPr>
      <w:r w:rsidRPr="00425753">
        <w:rPr>
          <w:b/>
          <w:bCs/>
        </w:rPr>
        <w:t>Test Levels:</w:t>
      </w:r>
    </w:p>
    <w:p w14:paraId="2E645D8F" w14:textId="4CDE4A10" w:rsidR="00280CE4" w:rsidRDefault="00A21740" w:rsidP="002B3DB1">
      <w:pPr>
        <w:pStyle w:val="Equation"/>
      </w:pPr>
      <w:r>
        <w:rPr>
          <w:noProof/>
        </w:rPr>
        <w:drawing>
          <wp:inline distT="0" distB="0" distL="0" distR="0" wp14:anchorId="06CC1D62" wp14:editId="3D39983E">
            <wp:extent cx="3359150" cy="3359150"/>
            <wp:effectExtent l="0" t="0" r="0" b="0"/>
            <wp:docPr id="201077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14:paraId="142722C3" w14:textId="77777777" w:rsidR="001F70ED" w:rsidRDefault="001F70ED" w:rsidP="002B3DB1">
      <w:pPr>
        <w:pStyle w:val="Equation"/>
        <w:rPr>
          <w:ins w:id="1" w:author="Rajaram, Saravanan (S.)" w:date="2025-08-02T07:49:00Z"/>
        </w:rPr>
      </w:pPr>
    </w:p>
    <w:tbl>
      <w:tblPr>
        <w:tblpPr w:leftFromText="180" w:rightFromText="180" w:vertAnchor="text" w:horzAnchor="page" w:tblpX="5939" w:tblpY="311"/>
        <w:tblW w:w="6228" w:type="dxa"/>
        <w:shd w:val="clear" w:color="auto" w:fill="EEECE1" w:themeFill="background2"/>
        <w:tblLook w:val="04A0" w:firstRow="1" w:lastRow="0" w:firstColumn="1" w:lastColumn="0" w:noHBand="0" w:noVBand="1"/>
      </w:tblPr>
      <w:tblGrid>
        <w:gridCol w:w="1166"/>
        <w:gridCol w:w="1164"/>
        <w:gridCol w:w="1020"/>
        <w:gridCol w:w="1376"/>
        <w:gridCol w:w="1502"/>
      </w:tblGrid>
      <w:tr w:rsidR="006032B2" w:rsidRPr="006032B2" w14:paraId="73439B01" w14:textId="77777777" w:rsidTr="00E53B31">
        <w:trPr>
          <w:trHeight w:val="440"/>
        </w:trPr>
        <w:tc>
          <w:tcPr>
            <w:tcW w:w="116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1E9D6DE" w14:textId="77777777" w:rsidR="006032B2" w:rsidRPr="00DC584E" w:rsidRDefault="006032B2" w:rsidP="00E53B31">
            <w:pPr>
              <w:spacing w:after="0"/>
              <w:jc w:val="center"/>
              <w:rPr>
                <w:b/>
                <w:bCs/>
                <w:color w:val="000000"/>
                <w:szCs w:val="18"/>
              </w:rPr>
            </w:pPr>
            <w:r w:rsidRPr="00DC584E">
              <w:rPr>
                <w:b/>
                <w:bCs/>
                <w:color w:val="000000"/>
                <w:szCs w:val="18"/>
              </w:rPr>
              <w:lastRenderedPageBreak/>
              <w:t>Test Level</w:t>
            </w:r>
          </w:p>
        </w:tc>
        <w:tc>
          <w:tcPr>
            <w:tcW w:w="1164"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42E4CE53" w14:textId="77777777" w:rsidR="006032B2" w:rsidRPr="00DC584E" w:rsidRDefault="006032B2" w:rsidP="00E53B31">
            <w:pPr>
              <w:spacing w:after="0"/>
              <w:jc w:val="center"/>
              <w:rPr>
                <w:b/>
                <w:bCs/>
                <w:color w:val="000000"/>
                <w:szCs w:val="18"/>
              </w:rPr>
            </w:pPr>
            <w:r w:rsidRPr="00DC584E">
              <w:rPr>
                <w:b/>
                <w:bCs/>
                <w:color w:val="000000"/>
                <w:szCs w:val="18"/>
              </w:rPr>
              <w:t>Focus Area</w:t>
            </w:r>
          </w:p>
        </w:tc>
        <w:tc>
          <w:tcPr>
            <w:tcW w:w="1020"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5ECC3186" w14:textId="77777777" w:rsidR="006032B2" w:rsidRPr="00DC584E" w:rsidRDefault="006032B2" w:rsidP="00E53B31">
            <w:pPr>
              <w:spacing w:after="0"/>
              <w:jc w:val="center"/>
              <w:rPr>
                <w:b/>
                <w:bCs/>
                <w:color w:val="000000"/>
                <w:szCs w:val="18"/>
              </w:rPr>
            </w:pPr>
            <w:r w:rsidRPr="00DC584E">
              <w:rPr>
                <w:b/>
                <w:bCs/>
                <w:color w:val="000000"/>
                <w:szCs w:val="18"/>
              </w:rPr>
              <w:t>Tools Used</w:t>
            </w:r>
          </w:p>
        </w:tc>
        <w:tc>
          <w:tcPr>
            <w:tcW w:w="1376" w:type="dxa"/>
            <w:tcBorders>
              <w:top w:val="single" w:sz="4" w:space="0" w:color="auto"/>
              <w:left w:val="nil"/>
              <w:bottom w:val="single" w:sz="4" w:space="0" w:color="auto"/>
              <w:right w:val="single" w:sz="4" w:space="0" w:color="auto"/>
            </w:tcBorders>
            <w:shd w:val="clear" w:color="auto" w:fill="C6D9F1" w:themeFill="text2" w:themeFillTint="33"/>
            <w:vAlign w:val="center"/>
            <w:hideMark/>
          </w:tcPr>
          <w:p w14:paraId="5A94C6AF" w14:textId="77777777" w:rsidR="006032B2" w:rsidRPr="00DC584E" w:rsidRDefault="006032B2" w:rsidP="00E53B31">
            <w:pPr>
              <w:spacing w:after="0"/>
              <w:jc w:val="center"/>
              <w:rPr>
                <w:b/>
                <w:bCs/>
                <w:color w:val="000000"/>
                <w:szCs w:val="18"/>
              </w:rPr>
            </w:pPr>
            <w:r w:rsidRPr="00DC584E">
              <w:rPr>
                <w:b/>
                <w:bCs/>
                <w:color w:val="000000"/>
                <w:szCs w:val="18"/>
              </w:rPr>
              <w:t>Example</w:t>
            </w:r>
          </w:p>
        </w:tc>
        <w:tc>
          <w:tcPr>
            <w:tcW w:w="1502" w:type="dxa"/>
            <w:tcBorders>
              <w:top w:val="single" w:sz="4" w:space="0" w:color="auto"/>
              <w:left w:val="nil"/>
              <w:bottom w:val="single" w:sz="4" w:space="0" w:color="auto"/>
              <w:right w:val="single" w:sz="4" w:space="0" w:color="auto"/>
            </w:tcBorders>
            <w:shd w:val="clear" w:color="auto" w:fill="C6D9F1" w:themeFill="text2" w:themeFillTint="33"/>
          </w:tcPr>
          <w:p w14:paraId="1896FBB9" w14:textId="48811F6D" w:rsidR="006032B2" w:rsidRPr="00DC584E" w:rsidRDefault="006032B2" w:rsidP="00E53B31">
            <w:pPr>
              <w:spacing w:after="0"/>
              <w:jc w:val="center"/>
              <w:rPr>
                <w:b/>
                <w:bCs/>
                <w:color w:val="000000"/>
                <w:szCs w:val="18"/>
              </w:rPr>
            </w:pPr>
            <w:r w:rsidRPr="00DC584E">
              <w:rPr>
                <w:b/>
                <w:bCs/>
                <w:color w:val="000000"/>
                <w:szCs w:val="18"/>
              </w:rPr>
              <w:t xml:space="preserve">Multi </w:t>
            </w:r>
            <w:r w:rsidR="00E53B31" w:rsidRPr="00DC584E">
              <w:rPr>
                <w:b/>
                <w:bCs/>
                <w:color w:val="000000"/>
                <w:szCs w:val="18"/>
              </w:rPr>
              <w:t>Train</w:t>
            </w:r>
            <w:r w:rsidRPr="00DC584E">
              <w:rPr>
                <w:b/>
                <w:bCs/>
                <w:color w:val="000000"/>
                <w:szCs w:val="18"/>
              </w:rPr>
              <w:t xml:space="preserve"> arch proposal</w:t>
            </w:r>
          </w:p>
        </w:tc>
      </w:tr>
      <w:tr w:rsidR="006032B2" w:rsidRPr="006032B2" w14:paraId="64BC8250" w14:textId="77777777" w:rsidTr="001E462B">
        <w:trPr>
          <w:trHeight w:val="1336"/>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39E7B6A" w14:textId="77777777" w:rsidR="006032B2" w:rsidRPr="00DC584E" w:rsidRDefault="006032B2" w:rsidP="006032B2">
            <w:pPr>
              <w:spacing w:after="0"/>
              <w:rPr>
                <w:color w:val="000000"/>
                <w:szCs w:val="18"/>
              </w:rPr>
            </w:pPr>
            <w:r w:rsidRPr="00DC584E">
              <w:rPr>
                <w:color w:val="000000"/>
                <w:szCs w:val="18"/>
              </w:rPr>
              <w:t>Unit</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71F14355" w14:textId="77777777" w:rsidR="006032B2" w:rsidRPr="00DC584E" w:rsidRDefault="006032B2" w:rsidP="006032B2">
            <w:pPr>
              <w:spacing w:after="0"/>
              <w:rPr>
                <w:color w:val="000000"/>
                <w:szCs w:val="18"/>
              </w:rPr>
            </w:pPr>
            <w:r w:rsidRPr="00DC584E">
              <w:rPr>
                <w:color w:val="000000"/>
                <w:szCs w:val="18"/>
              </w:rPr>
              <w:t>Individual functions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4FB10C10" w14:textId="77777777" w:rsidR="006032B2" w:rsidRPr="00DC584E" w:rsidRDefault="006032B2" w:rsidP="006032B2">
            <w:pPr>
              <w:spacing w:after="0"/>
              <w:rPr>
                <w:color w:val="000000"/>
                <w:szCs w:val="18"/>
              </w:rPr>
            </w:pPr>
            <w:proofErr w:type="spellStart"/>
            <w:r w:rsidRPr="00DC584E">
              <w:rPr>
                <w:color w:val="000000"/>
                <w:szCs w:val="18"/>
              </w:rPr>
              <w:t>gTest</w:t>
            </w:r>
            <w:proofErr w:type="spellEnd"/>
            <w:r w:rsidRPr="00DC584E">
              <w:rPr>
                <w:color w:val="000000"/>
                <w:szCs w:val="18"/>
              </w:rPr>
              <w:t xml:space="preserve">, </w:t>
            </w:r>
            <w:proofErr w:type="spellStart"/>
            <w:r w:rsidRPr="00DC584E">
              <w:rPr>
                <w:color w:val="000000"/>
                <w:szCs w:val="18"/>
              </w:rPr>
              <w:t>CppUTest</w:t>
            </w:r>
            <w:proofErr w:type="spellEnd"/>
            <w:r w:rsidRPr="00DC584E">
              <w:rPr>
                <w:color w:val="000000"/>
                <w:szCs w:val="18"/>
              </w:rPr>
              <w:t xml:space="preserve">, </w:t>
            </w:r>
            <w:proofErr w:type="spellStart"/>
            <w:r w:rsidRPr="00DC584E">
              <w:rPr>
                <w:color w:val="000000"/>
                <w:szCs w:val="18"/>
              </w:rPr>
              <w:t>pytest</w:t>
            </w:r>
            <w:proofErr w:type="spellEnd"/>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5628A923" w14:textId="77777777" w:rsidR="006032B2" w:rsidRPr="00DC584E" w:rsidRDefault="006032B2" w:rsidP="006032B2">
            <w:pPr>
              <w:spacing w:after="0"/>
              <w:rPr>
                <w:color w:val="000000"/>
                <w:szCs w:val="18"/>
              </w:rPr>
            </w:pPr>
            <w:r w:rsidRPr="00DC584E">
              <w:rPr>
                <w:color w:val="000000"/>
                <w:szCs w:val="18"/>
              </w:rPr>
              <w:t>Speed logic</w:t>
            </w:r>
          </w:p>
        </w:tc>
        <w:tc>
          <w:tcPr>
            <w:tcW w:w="1502" w:type="dxa"/>
            <w:tcBorders>
              <w:top w:val="nil"/>
              <w:left w:val="nil"/>
              <w:bottom w:val="single" w:sz="4" w:space="0" w:color="auto"/>
              <w:right w:val="single" w:sz="4" w:space="0" w:color="auto"/>
            </w:tcBorders>
            <w:shd w:val="clear" w:color="auto" w:fill="F2F2F2" w:themeFill="background1" w:themeFillShade="F2"/>
          </w:tcPr>
          <w:p w14:paraId="70ED900F" w14:textId="77777777" w:rsidR="006032B2" w:rsidRPr="00DC584E" w:rsidRDefault="006032B2" w:rsidP="006032B2">
            <w:pPr>
              <w:spacing w:after="0"/>
              <w:rPr>
                <w:color w:val="000000"/>
                <w:szCs w:val="18"/>
              </w:rPr>
            </w:pPr>
            <w:r w:rsidRPr="00DC584E">
              <w:rPr>
                <w:color w:val="000000"/>
                <w:szCs w:val="18"/>
              </w:rPr>
              <w:t>Grouping of common logic function testcases and Domain specific logics function testcases</w:t>
            </w:r>
          </w:p>
        </w:tc>
      </w:tr>
      <w:tr w:rsidR="006032B2" w:rsidRPr="006032B2" w14:paraId="20B626B6" w14:textId="77777777" w:rsidTr="001E462B">
        <w:trPr>
          <w:trHeight w:val="87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EE02270" w14:textId="77777777" w:rsidR="006032B2" w:rsidRPr="00DC584E" w:rsidRDefault="006032B2" w:rsidP="006032B2">
            <w:pPr>
              <w:spacing w:after="0"/>
              <w:rPr>
                <w:color w:val="000000"/>
                <w:szCs w:val="18"/>
              </w:rPr>
            </w:pPr>
            <w:r w:rsidRPr="00DC584E">
              <w:rPr>
                <w:color w:val="000000"/>
                <w:szCs w:val="18"/>
              </w:rPr>
              <w:t>Integration</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6795E153" w14:textId="77777777" w:rsidR="006032B2" w:rsidRPr="00DC584E" w:rsidRDefault="006032B2" w:rsidP="006032B2">
            <w:pPr>
              <w:spacing w:after="0"/>
              <w:rPr>
                <w:color w:val="000000"/>
                <w:szCs w:val="18"/>
              </w:rPr>
            </w:pPr>
            <w:r w:rsidRPr="00DC584E">
              <w:rPr>
                <w:color w:val="000000"/>
                <w:szCs w:val="18"/>
              </w:rPr>
              <w:t>Module interactions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7BF227A8" w14:textId="77777777" w:rsidR="006032B2" w:rsidRPr="00DC584E" w:rsidRDefault="006032B2" w:rsidP="006032B2">
            <w:pPr>
              <w:spacing w:after="0"/>
              <w:rPr>
                <w:color w:val="000000"/>
                <w:szCs w:val="18"/>
              </w:rPr>
            </w:pPr>
            <w:proofErr w:type="spellStart"/>
            <w:r w:rsidRPr="00DC584E">
              <w:rPr>
                <w:color w:val="000000"/>
                <w:szCs w:val="18"/>
              </w:rPr>
              <w:t>CANoe</w:t>
            </w:r>
            <w:proofErr w:type="spellEnd"/>
            <w:r w:rsidRPr="00DC584E">
              <w:rPr>
                <w:color w:val="000000"/>
                <w:szCs w:val="18"/>
              </w:rPr>
              <w:t>, Debuggers</w:t>
            </w:r>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13E85790" w14:textId="77777777" w:rsidR="006032B2" w:rsidRPr="00DC584E" w:rsidRDefault="006032B2" w:rsidP="006032B2">
            <w:pPr>
              <w:spacing w:after="0"/>
              <w:rPr>
                <w:color w:val="000000"/>
                <w:szCs w:val="18"/>
              </w:rPr>
            </w:pPr>
            <w:r w:rsidRPr="00DC584E">
              <w:rPr>
                <w:color w:val="000000"/>
                <w:szCs w:val="18"/>
              </w:rPr>
              <w:t>GPIO Register level verification, Fault injection tests for UDS,</w:t>
            </w:r>
          </w:p>
        </w:tc>
        <w:tc>
          <w:tcPr>
            <w:tcW w:w="1502" w:type="dxa"/>
            <w:tcBorders>
              <w:top w:val="nil"/>
              <w:left w:val="nil"/>
              <w:bottom w:val="single" w:sz="4" w:space="0" w:color="auto"/>
              <w:right w:val="single" w:sz="4" w:space="0" w:color="auto"/>
            </w:tcBorders>
            <w:shd w:val="clear" w:color="auto" w:fill="F2F2F2" w:themeFill="background1" w:themeFillShade="F2"/>
          </w:tcPr>
          <w:p w14:paraId="5373E8C8" w14:textId="77777777" w:rsidR="006032B2" w:rsidRPr="00DC584E" w:rsidRDefault="006032B2" w:rsidP="006032B2">
            <w:pPr>
              <w:spacing w:after="0"/>
              <w:rPr>
                <w:color w:val="000000"/>
                <w:szCs w:val="18"/>
              </w:rPr>
            </w:pPr>
            <w:r w:rsidRPr="00DC584E">
              <w:rPr>
                <w:color w:val="000000"/>
                <w:szCs w:val="18"/>
              </w:rPr>
              <w:t xml:space="preserve">Maintain Test suits for Different architectures and reuse the </w:t>
            </w:r>
          </w:p>
        </w:tc>
      </w:tr>
      <w:tr w:rsidR="006032B2" w:rsidRPr="006032B2" w14:paraId="2DD32116" w14:textId="77777777" w:rsidTr="001E462B">
        <w:trPr>
          <w:trHeight w:val="58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tcPr>
          <w:p w14:paraId="06F7D6BB" w14:textId="77777777" w:rsidR="006032B2" w:rsidRPr="00DC584E" w:rsidRDefault="006032B2" w:rsidP="006032B2">
            <w:pPr>
              <w:spacing w:after="0"/>
              <w:rPr>
                <w:color w:val="000000"/>
                <w:szCs w:val="18"/>
              </w:rPr>
            </w:pPr>
            <w:r w:rsidRPr="00DC584E">
              <w:rPr>
                <w:color w:val="000000"/>
                <w:szCs w:val="18"/>
              </w:rPr>
              <w:t>Software Qualification</w:t>
            </w:r>
          </w:p>
        </w:tc>
        <w:tc>
          <w:tcPr>
            <w:tcW w:w="1164" w:type="dxa"/>
            <w:tcBorders>
              <w:top w:val="nil"/>
              <w:left w:val="nil"/>
              <w:bottom w:val="single" w:sz="4" w:space="0" w:color="auto"/>
              <w:right w:val="single" w:sz="4" w:space="0" w:color="auto"/>
            </w:tcBorders>
            <w:shd w:val="clear" w:color="auto" w:fill="F2F2F2" w:themeFill="background1" w:themeFillShade="F2"/>
            <w:vAlign w:val="center"/>
          </w:tcPr>
          <w:p w14:paraId="6CF589C4" w14:textId="77777777" w:rsidR="006032B2" w:rsidRPr="00DC584E" w:rsidRDefault="006032B2" w:rsidP="006032B2">
            <w:pPr>
              <w:spacing w:after="0"/>
              <w:rPr>
                <w:color w:val="000000"/>
                <w:szCs w:val="18"/>
              </w:rPr>
            </w:pPr>
            <w:r w:rsidRPr="00DC584E">
              <w:rPr>
                <w:color w:val="000000"/>
                <w:szCs w:val="18"/>
              </w:rPr>
              <w:t>Simulated Software input and output to cluster</w:t>
            </w:r>
          </w:p>
        </w:tc>
        <w:tc>
          <w:tcPr>
            <w:tcW w:w="1020" w:type="dxa"/>
            <w:tcBorders>
              <w:top w:val="nil"/>
              <w:left w:val="nil"/>
              <w:bottom w:val="single" w:sz="4" w:space="0" w:color="auto"/>
              <w:right w:val="single" w:sz="4" w:space="0" w:color="auto"/>
            </w:tcBorders>
            <w:shd w:val="clear" w:color="auto" w:fill="F2F2F2" w:themeFill="background1" w:themeFillShade="F2"/>
            <w:vAlign w:val="center"/>
          </w:tcPr>
          <w:p w14:paraId="22B30922" w14:textId="77777777" w:rsidR="006032B2" w:rsidRPr="00DC584E" w:rsidRDefault="006032B2" w:rsidP="006032B2">
            <w:pPr>
              <w:spacing w:after="0"/>
              <w:rPr>
                <w:color w:val="000000"/>
                <w:szCs w:val="18"/>
              </w:rPr>
            </w:pPr>
            <w:proofErr w:type="spellStart"/>
            <w:r w:rsidRPr="00DC584E">
              <w:rPr>
                <w:color w:val="000000"/>
                <w:szCs w:val="18"/>
              </w:rPr>
              <w:t>CANoe</w:t>
            </w:r>
            <w:proofErr w:type="spellEnd"/>
            <w:r w:rsidRPr="00DC584E">
              <w:rPr>
                <w:color w:val="000000"/>
                <w:szCs w:val="18"/>
              </w:rPr>
              <w:t>, SIL benches</w:t>
            </w:r>
          </w:p>
        </w:tc>
        <w:tc>
          <w:tcPr>
            <w:tcW w:w="1376" w:type="dxa"/>
            <w:tcBorders>
              <w:top w:val="nil"/>
              <w:left w:val="nil"/>
              <w:bottom w:val="single" w:sz="4" w:space="0" w:color="auto"/>
              <w:right w:val="single" w:sz="4" w:space="0" w:color="auto"/>
            </w:tcBorders>
            <w:shd w:val="clear" w:color="auto" w:fill="F2F2F2" w:themeFill="background1" w:themeFillShade="F2"/>
            <w:vAlign w:val="center"/>
          </w:tcPr>
          <w:p w14:paraId="49722A9A" w14:textId="77777777" w:rsidR="006032B2" w:rsidRPr="00DC584E" w:rsidRDefault="006032B2" w:rsidP="006032B2">
            <w:pPr>
              <w:spacing w:after="0"/>
              <w:rPr>
                <w:color w:val="000000"/>
                <w:szCs w:val="18"/>
              </w:rPr>
            </w:pPr>
            <w:r w:rsidRPr="00DC584E">
              <w:rPr>
                <w:color w:val="000000"/>
                <w:szCs w:val="18"/>
              </w:rPr>
              <w:t>Diagnostics, Software update</w:t>
            </w:r>
          </w:p>
          <w:p w14:paraId="3BD93A33" w14:textId="77777777" w:rsidR="006032B2" w:rsidRPr="00DC584E" w:rsidRDefault="006032B2" w:rsidP="006032B2">
            <w:pPr>
              <w:spacing w:after="0"/>
              <w:rPr>
                <w:color w:val="000000"/>
                <w:szCs w:val="18"/>
              </w:rPr>
            </w:pPr>
            <w:r w:rsidRPr="00DC584E">
              <w:rPr>
                <w:color w:val="000000"/>
                <w:szCs w:val="18"/>
              </w:rPr>
              <w:t>Gear info, State of charge, HMI</w:t>
            </w:r>
          </w:p>
        </w:tc>
        <w:tc>
          <w:tcPr>
            <w:tcW w:w="1502" w:type="dxa"/>
            <w:tcBorders>
              <w:top w:val="nil"/>
              <w:left w:val="nil"/>
              <w:bottom w:val="single" w:sz="4" w:space="0" w:color="auto"/>
              <w:right w:val="single" w:sz="4" w:space="0" w:color="auto"/>
            </w:tcBorders>
            <w:shd w:val="clear" w:color="auto" w:fill="F2F2F2" w:themeFill="background1" w:themeFillShade="F2"/>
          </w:tcPr>
          <w:p w14:paraId="179A91B8" w14:textId="77777777" w:rsidR="006032B2" w:rsidRPr="00DC584E" w:rsidRDefault="006032B2" w:rsidP="006032B2">
            <w:pPr>
              <w:spacing w:after="0"/>
              <w:rPr>
                <w:color w:val="000000"/>
                <w:szCs w:val="18"/>
              </w:rPr>
            </w:pPr>
            <w:r w:rsidRPr="00DC584E">
              <w:rPr>
                <w:color w:val="000000"/>
                <w:szCs w:val="18"/>
              </w:rPr>
              <w:t xml:space="preserve">1.Segregate </w:t>
            </w:r>
            <w:proofErr w:type="spellStart"/>
            <w:r w:rsidRPr="00DC584E">
              <w:rPr>
                <w:color w:val="000000"/>
                <w:szCs w:val="18"/>
              </w:rPr>
              <w:t>AutoSAR</w:t>
            </w:r>
            <w:proofErr w:type="spellEnd"/>
            <w:r w:rsidRPr="00DC584E">
              <w:rPr>
                <w:color w:val="000000"/>
                <w:szCs w:val="18"/>
              </w:rPr>
              <w:t xml:space="preserve"> and HMI Features </w:t>
            </w:r>
          </w:p>
          <w:p w14:paraId="1FD4F57F" w14:textId="77777777" w:rsidR="006032B2" w:rsidRPr="00DC584E" w:rsidRDefault="006032B2" w:rsidP="006032B2">
            <w:pPr>
              <w:spacing w:after="0"/>
              <w:rPr>
                <w:color w:val="000000"/>
                <w:szCs w:val="18"/>
              </w:rPr>
            </w:pPr>
            <w:r w:rsidRPr="00DC584E">
              <w:rPr>
                <w:color w:val="000000"/>
                <w:szCs w:val="18"/>
              </w:rPr>
              <w:t xml:space="preserve">2. Customize the test scripts </w:t>
            </w:r>
          </w:p>
          <w:p w14:paraId="47DABEB6" w14:textId="77777777" w:rsidR="006032B2" w:rsidRPr="00DC584E" w:rsidRDefault="006032B2" w:rsidP="006032B2">
            <w:pPr>
              <w:spacing w:after="0"/>
              <w:rPr>
                <w:color w:val="000000"/>
                <w:szCs w:val="18"/>
              </w:rPr>
            </w:pPr>
            <w:r w:rsidRPr="00DC584E">
              <w:rPr>
                <w:color w:val="000000"/>
                <w:szCs w:val="18"/>
              </w:rPr>
              <w:t>With General functions based on the power trains</w:t>
            </w:r>
          </w:p>
        </w:tc>
      </w:tr>
      <w:tr w:rsidR="006032B2" w:rsidRPr="006032B2" w14:paraId="6D7E0BE3" w14:textId="77777777" w:rsidTr="001E462B">
        <w:trPr>
          <w:trHeight w:val="58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7A92216" w14:textId="77777777" w:rsidR="006032B2" w:rsidRPr="00DC584E" w:rsidRDefault="006032B2" w:rsidP="006032B2">
            <w:pPr>
              <w:spacing w:after="0"/>
              <w:rPr>
                <w:color w:val="000000"/>
                <w:szCs w:val="18"/>
              </w:rPr>
            </w:pPr>
            <w:r w:rsidRPr="00DC584E">
              <w:rPr>
                <w:color w:val="000000"/>
                <w:szCs w:val="18"/>
              </w:rPr>
              <w:t>System</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4E8D5858" w14:textId="77777777" w:rsidR="006032B2" w:rsidRPr="00DC584E" w:rsidRDefault="006032B2" w:rsidP="006032B2">
            <w:pPr>
              <w:spacing w:after="0"/>
              <w:rPr>
                <w:color w:val="000000"/>
                <w:szCs w:val="18"/>
              </w:rPr>
            </w:pPr>
            <w:r w:rsidRPr="00DC584E">
              <w:rPr>
                <w:color w:val="000000"/>
                <w:szCs w:val="18"/>
              </w:rPr>
              <w:t>Full cluster behavior</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1F830435" w14:textId="77777777" w:rsidR="006032B2" w:rsidRPr="00DC584E" w:rsidRDefault="006032B2" w:rsidP="006032B2">
            <w:pPr>
              <w:spacing w:after="0"/>
              <w:rPr>
                <w:color w:val="000000"/>
                <w:szCs w:val="18"/>
              </w:rPr>
            </w:pPr>
            <w:r w:rsidRPr="00DC584E">
              <w:rPr>
                <w:color w:val="000000"/>
                <w:szCs w:val="18"/>
              </w:rPr>
              <w:t xml:space="preserve">HIL, test benches, </w:t>
            </w:r>
            <w:proofErr w:type="spellStart"/>
            <w:r w:rsidRPr="00DC584E">
              <w:rPr>
                <w:color w:val="000000"/>
                <w:szCs w:val="18"/>
              </w:rPr>
              <w:t>Labcar</w:t>
            </w:r>
            <w:proofErr w:type="spellEnd"/>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00452FBD" w14:textId="77777777" w:rsidR="006032B2" w:rsidRPr="00DC584E" w:rsidRDefault="006032B2" w:rsidP="006032B2">
            <w:pPr>
              <w:spacing w:after="0"/>
              <w:rPr>
                <w:color w:val="000000"/>
                <w:szCs w:val="18"/>
              </w:rPr>
            </w:pPr>
            <w:proofErr w:type="gramStart"/>
            <w:r w:rsidRPr="00DC584E">
              <w:rPr>
                <w:color w:val="000000"/>
                <w:szCs w:val="18"/>
              </w:rPr>
              <w:t>HVAC ,</w:t>
            </w:r>
            <w:proofErr w:type="gramEnd"/>
            <w:r w:rsidRPr="00DC584E">
              <w:rPr>
                <w:color w:val="000000"/>
                <w:szCs w:val="18"/>
              </w:rPr>
              <w:t xml:space="preserve"> Engine Status check, Communication between ECU’s</w:t>
            </w:r>
          </w:p>
          <w:p w14:paraId="794507E6" w14:textId="77777777" w:rsidR="006032B2" w:rsidRPr="00DC584E" w:rsidRDefault="006032B2" w:rsidP="006032B2">
            <w:pPr>
              <w:spacing w:after="0"/>
              <w:rPr>
                <w:color w:val="000000"/>
                <w:szCs w:val="18"/>
              </w:rPr>
            </w:pPr>
          </w:p>
        </w:tc>
        <w:tc>
          <w:tcPr>
            <w:tcW w:w="1502" w:type="dxa"/>
            <w:tcBorders>
              <w:top w:val="nil"/>
              <w:left w:val="nil"/>
              <w:bottom w:val="single" w:sz="4" w:space="0" w:color="auto"/>
              <w:right w:val="single" w:sz="4" w:space="0" w:color="auto"/>
            </w:tcBorders>
            <w:shd w:val="clear" w:color="auto" w:fill="F2F2F2" w:themeFill="background1" w:themeFillShade="F2"/>
          </w:tcPr>
          <w:p w14:paraId="684D0322" w14:textId="77777777" w:rsidR="006032B2" w:rsidRPr="00DC584E" w:rsidRDefault="006032B2" w:rsidP="006032B2">
            <w:pPr>
              <w:spacing w:after="0"/>
              <w:rPr>
                <w:color w:val="000000"/>
                <w:szCs w:val="18"/>
              </w:rPr>
            </w:pPr>
            <w:r w:rsidRPr="00DC584E">
              <w:rPr>
                <w:color w:val="000000"/>
                <w:szCs w:val="18"/>
              </w:rPr>
              <w:t xml:space="preserve">High level Generic Test specifications to be deployed based on type of Vehicle level and </w:t>
            </w:r>
            <w:proofErr w:type="spellStart"/>
            <w:r w:rsidRPr="00DC584E">
              <w:rPr>
                <w:color w:val="000000"/>
                <w:szCs w:val="18"/>
              </w:rPr>
              <w:t>labcar</w:t>
            </w:r>
            <w:proofErr w:type="spellEnd"/>
          </w:p>
        </w:tc>
      </w:tr>
      <w:tr w:rsidR="006032B2" w:rsidRPr="006032B2" w14:paraId="4A9DE478" w14:textId="77777777" w:rsidTr="001E462B">
        <w:trPr>
          <w:trHeight w:val="87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79AE9D2" w14:textId="77777777" w:rsidR="006032B2" w:rsidRPr="00DC584E" w:rsidRDefault="006032B2" w:rsidP="006032B2">
            <w:pPr>
              <w:spacing w:after="0"/>
              <w:rPr>
                <w:color w:val="000000"/>
                <w:szCs w:val="18"/>
              </w:rPr>
            </w:pPr>
            <w:r w:rsidRPr="00DC584E">
              <w:rPr>
                <w:color w:val="000000"/>
                <w:szCs w:val="18"/>
              </w:rPr>
              <w:t>Acceptance</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2D08D590" w14:textId="77777777" w:rsidR="006032B2" w:rsidRPr="00DC584E" w:rsidRDefault="006032B2" w:rsidP="006032B2">
            <w:pPr>
              <w:spacing w:after="0"/>
              <w:rPr>
                <w:color w:val="000000"/>
                <w:szCs w:val="18"/>
              </w:rPr>
            </w:pPr>
            <w:r w:rsidRPr="00DC584E">
              <w:rPr>
                <w:color w:val="000000"/>
                <w:szCs w:val="18"/>
              </w:rPr>
              <w:t>User &amp; business requirements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46F5B899" w14:textId="77777777" w:rsidR="006032B2" w:rsidRPr="00DC584E" w:rsidRDefault="006032B2" w:rsidP="006032B2">
            <w:pPr>
              <w:spacing w:after="0"/>
              <w:rPr>
                <w:color w:val="000000"/>
                <w:szCs w:val="18"/>
              </w:rPr>
            </w:pPr>
            <w:r w:rsidRPr="00DC584E">
              <w:rPr>
                <w:color w:val="000000"/>
                <w:szCs w:val="18"/>
              </w:rPr>
              <w:t>OEM tools, manual scripts</w:t>
            </w:r>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5BB7A3C4" w14:textId="77777777" w:rsidR="006032B2" w:rsidRPr="00DC584E" w:rsidRDefault="006032B2" w:rsidP="006032B2">
            <w:pPr>
              <w:spacing w:after="0"/>
              <w:rPr>
                <w:color w:val="000000"/>
                <w:szCs w:val="18"/>
              </w:rPr>
            </w:pPr>
            <w:r w:rsidRPr="00DC584E">
              <w:rPr>
                <w:color w:val="000000"/>
                <w:szCs w:val="18"/>
              </w:rPr>
              <w:t>UX validation</w:t>
            </w:r>
          </w:p>
        </w:tc>
        <w:tc>
          <w:tcPr>
            <w:tcW w:w="1502" w:type="dxa"/>
            <w:tcBorders>
              <w:top w:val="nil"/>
              <w:left w:val="nil"/>
              <w:bottom w:val="single" w:sz="4" w:space="0" w:color="auto"/>
              <w:right w:val="single" w:sz="4" w:space="0" w:color="auto"/>
            </w:tcBorders>
            <w:shd w:val="clear" w:color="auto" w:fill="F2F2F2" w:themeFill="background1" w:themeFillShade="F2"/>
          </w:tcPr>
          <w:p w14:paraId="2F127C68" w14:textId="77777777" w:rsidR="006032B2" w:rsidRPr="00DC584E" w:rsidRDefault="006032B2" w:rsidP="006032B2">
            <w:pPr>
              <w:spacing w:after="0"/>
              <w:rPr>
                <w:color w:val="000000"/>
                <w:szCs w:val="18"/>
              </w:rPr>
            </w:pPr>
            <w:r w:rsidRPr="00DC584E">
              <w:rPr>
                <w:color w:val="000000"/>
                <w:szCs w:val="18"/>
              </w:rPr>
              <w:t>1.FOTA, Software update over UDS and USB common use cases to be defined and tested</w:t>
            </w:r>
          </w:p>
          <w:p w14:paraId="733B7254" w14:textId="77777777" w:rsidR="006032B2" w:rsidRPr="00DC584E" w:rsidRDefault="006032B2" w:rsidP="006032B2">
            <w:pPr>
              <w:spacing w:after="0"/>
              <w:rPr>
                <w:color w:val="000000"/>
                <w:szCs w:val="18"/>
              </w:rPr>
            </w:pPr>
            <w:r w:rsidRPr="00DC584E">
              <w:rPr>
                <w:color w:val="000000"/>
                <w:szCs w:val="18"/>
              </w:rPr>
              <w:t>2. Feature and Variant specific checklists can be maintained to identify the use cases</w:t>
            </w:r>
          </w:p>
        </w:tc>
      </w:tr>
      <w:tr w:rsidR="006032B2" w:rsidRPr="006032B2" w14:paraId="24AC25CD" w14:textId="77777777" w:rsidTr="001E462B">
        <w:trPr>
          <w:trHeight w:val="870"/>
        </w:trPr>
        <w:tc>
          <w:tcPr>
            <w:tcW w:w="1166"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652B56C" w14:textId="77777777" w:rsidR="006032B2" w:rsidRPr="00DC584E" w:rsidRDefault="006032B2" w:rsidP="006032B2">
            <w:pPr>
              <w:spacing w:after="0"/>
              <w:rPr>
                <w:color w:val="000000"/>
                <w:szCs w:val="18"/>
              </w:rPr>
            </w:pPr>
            <w:r w:rsidRPr="00DC584E">
              <w:rPr>
                <w:color w:val="000000"/>
                <w:szCs w:val="18"/>
              </w:rPr>
              <w:t>Regression</w:t>
            </w:r>
          </w:p>
        </w:tc>
        <w:tc>
          <w:tcPr>
            <w:tcW w:w="1164" w:type="dxa"/>
            <w:tcBorders>
              <w:top w:val="nil"/>
              <w:left w:val="nil"/>
              <w:bottom w:val="single" w:sz="4" w:space="0" w:color="auto"/>
              <w:right w:val="single" w:sz="4" w:space="0" w:color="auto"/>
            </w:tcBorders>
            <w:shd w:val="clear" w:color="auto" w:fill="F2F2F2" w:themeFill="background1" w:themeFillShade="F2"/>
            <w:vAlign w:val="center"/>
            <w:hideMark/>
          </w:tcPr>
          <w:p w14:paraId="4E06C44E" w14:textId="77777777" w:rsidR="006032B2" w:rsidRPr="00DC584E" w:rsidRDefault="006032B2" w:rsidP="006032B2">
            <w:pPr>
              <w:spacing w:after="0"/>
              <w:rPr>
                <w:color w:val="000000"/>
                <w:szCs w:val="18"/>
              </w:rPr>
            </w:pPr>
            <w:r w:rsidRPr="00DC584E">
              <w:rPr>
                <w:color w:val="000000"/>
                <w:szCs w:val="18"/>
              </w:rPr>
              <w:t>Stability after changes</w:t>
            </w:r>
          </w:p>
        </w:tc>
        <w:tc>
          <w:tcPr>
            <w:tcW w:w="1020" w:type="dxa"/>
            <w:tcBorders>
              <w:top w:val="nil"/>
              <w:left w:val="nil"/>
              <w:bottom w:val="single" w:sz="4" w:space="0" w:color="auto"/>
              <w:right w:val="single" w:sz="4" w:space="0" w:color="auto"/>
            </w:tcBorders>
            <w:shd w:val="clear" w:color="auto" w:fill="F2F2F2" w:themeFill="background1" w:themeFillShade="F2"/>
            <w:vAlign w:val="center"/>
            <w:hideMark/>
          </w:tcPr>
          <w:p w14:paraId="74A5B688" w14:textId="77777777" w:rsidR="006032B2" w:rsidRPr="00DC584E" w:rsidRDefault="006032B2" w:rsidP="006032B2">
            <w:pPr>
              <w:spacing w:after="0"/>
              <w:rPr>
                <w:color w:val="000000"/>
                <w:szCs w:val="18"/>
              </w:rPr>
            </w:pPr>
            <w:r w:rsidRPr="00DC584E">
              <w:rPr>
                <w:color w:val="000000"/>
                <w:szCs w:val="18"/>
              </w:rPr>
              <w:t>CI/CD, automated suites</w:t>
            </w:r>
          </w:p>
        </w:tc>
        <w:tc>
          <w:tcPr>
            <w:tcW w:w="1376" w:type="dxa"/>
            <w:tcBorders>
              <w:top w:val="nil"/>
              <w:left w:val="nil"/>
              <w:bottom w:val="single" w:sz="4" w:space="0" w:color="auto"/>
              <w:right w:val="single" w:sz="4" w:space="0" w:color="auto"/>
            </w:tcBorders>
            <w:shd w:val="clear" w:color="auto" w:fill="F2F2F2" w:themeFill="background1" w:themeFillShade="F2"/>
            <w:vAlign w:val="center"/>
            <w:hideMark/>
          </w:tcPr>
          <w:p w14:paraId="14586337" w14:textId="77777777" w:rsidR="006032B2" w:rsidRPr="00DC584E" w:rsidRDefault="006032B2" w:rsidP="006032B2">
            <w:pPr>
              <w:spacing w:after="0"/>
              <w:rPr>
                <w:color w:val="000000"/>
                <w:szCs w:val="18"/>
              </w:rPr>
            </w:pPr>
            <w:r w:rsidRPr="00DC584E">
              <w:rPr>
                <w:color w:val="000000"/>
                <w:szCs w:val="18"/>
              </w:rPr>
              <w:t>Re-run tests</w:t>
            </w:r>
          </w:p>
        </w:tc>
        <w:tc>
          <w:tcPr>
            <w:tcW w:w="1502" w:type="dxa"/>
            <w:tcBorders>
              <w:top w:val="nil"/>
              <w:left w:val="nil"/>
              <w:bottom w:val="single" w:sz="4" w:space="0" w:color="auto"/>
              <w:right w:val="single" w:sz="4" w:space="0" w:color="auto"/>
            </w:tcBorders>
            <w:shd w:val="clear" w:color="auto" w:fill="F2F2F2" w:themeFill="background1" w:themeFillShade="F2"/>
          </w:tcPr>
          <w:p w14:paraId="1DE2E65C" w14:textId="77777777" w:rsidR="006032B2" w:rsidRPr="00DC584E" w:rsidRDefault="006032B2" w:rsidP="006032B2">
            <w:pPr>
              <w:spacing w:after="0"/>
              <w:rPr>
                <w:color w:val="000000"/>
                <w:szCs w:val="18"/>
              </w:rPr>
            </w:pPr>
            <w:r w:rsidRPr="00DC584E">
              <w:rPr>
                <w:color w:val="000000"/>
                <w:szCs w:val="18"/>
              </w:rPr>
              <w:t>Common automated framework with multi test sections can be proposed to reuse test scripts across multi power terrain architecture</w:t>
            </w:r>
          </w:p>
        </w:tc>
      </w:tr>
    </w:tbl>
    <w:p w14:paraId="0C64B0F8" w14:textId="02EC3C5A" w:rsidR="00C511C8" w:rsidRPr="001F70ED" w:rsidRDefault="00BE5EB3" w:rsidP="00C511C8">
      <w:pPr>
        <w:pStyle w:val="Head4"/>
        <w:rPr>
          <w:i w:val="0"/>
          <w:sz w:val="24"/>
          <w:rPrChange w:id="2" w:author="Rajaram, Saravanan (S.)" w:date="2025-08-02T07:49:00Z">
            <w:rPr/>
          </w:rPrChange>
        </w:rPr>
      </w:pPr>
      <w:r w:rsidRPr="001F70ED">
        <w:rPr>
          <w:i w:val="0"/>
          <w:sz w:val="24"/>
          <w:rPrChange w:id="3" w:author="Rajaram, Saravanan (S.)" w:date="2025-08-02T07:49:00Z">
            <w:rPr/>
          </w:rPrChange>
        </w:rPr>
        <w:t>Compliance Coverage</w:t>
      </w:r>
      <w:r w:rsidR="001E462B" w:rsidRPr="001F70ED">
        <w:rPr>
          <w:i w:val="0"/>
          <w:sz w:val="24"/>
          <w:rPrChange w:id="4" w:author="Rajaram, Saravanan (S.)" w:date="2025-08-02T07:49:00Z">
            <w:rPr/>
          </w:rPrChange>
        </w:rPr>
        <w:t xml:space="preserve">               </w:t>
      </w:r>
      <w:r w:rsidR="001E462B" w:rsidRPr="001F70ED">
        <w:rPr>
          <w:i w:val="0"/>
          <w:sz w:val="24"/>
          <w:rPrChange w:id="5" w:author="Rajaram, Saravanan (S.)" w:date="2025-08-02T07:49:00Z">
            <w:rPr/>
          </w:rPrChange>
        </w:rPr>
        <w:tab/>
      </w:r>
      <w:r w:rsidR="001E462B" w:rsidRPr="001F70ED">
        <w:rPr>
          <w:i w:val="0"/>
          <w:sz w:val="24"/>
          <w:rPrChange w:id="6" w:author="Rajaram, Saravanan (S.)" w:date="2025-08-02T07:49:00Z">
            <w:rPr/>
          </w:rPrChange>
        </w:rPr>
        <w:tab/>
      </w:r>
      <w:del w:id="7" w:author="Rajaram, Saravanan (S.)" w:date="2025-08-02T07:49:00Z">
        <w:r w:rsidR="001E462B">
          <w:tab/>
        </w:r>
      </w:del>
      <w:r w:rsidR="001E462B" w:rsidRPr="001F70ED">
        <w:rPr>
          <w:i w:val="0"/>
          <w:sz w:val="24"/>
          <w:rPrChange w:id="8" w:author="Rajaram, Saravanan (S.)" w:date="2025-08-02T07:49:00Z">
            <w:rPr/>
          </w:rPrChange>
        </w:rPr>
        <w:t xml:space="preserve">                                                                   </w:t>
      </w:r>
    </w:p>
    <w:tbl>
      <w:tblPr>
        <w:tblW w:w="5401" w:type="dxa"/>
        <w:tblInd w:w="-430" w:type="dxa"/>
        <w:tblLook w:val="04A0" w:firstRow="1" w:lastRow="0" w:firstColumn="1" w:lastColumn="0" w:noHBand="0" w:noVBand="1"/>
      </w:tblPr>
      <w:tblGrid>
        <w:gridCol w:w="1767"/>
        <w:gridCol w:w="1133"/>
        <w:gridCol w:w="1121"/>
        <w:gridCol w:w="1380"/>
      </w:tblGrid>
      <w:tr w:rsidR="00BE5EB3" w:rsidRPr="00BE5EB3" w14:paraId="2343C141" w14:textId="555F2960" w:rsidTr="00E53B31">
        <w:trPr>
          <w:trHeight w:val="237"/>
        </w:trPr>
        <w:tc>
          <w:tcPr>
            <w:tcW w:w="1767"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6CC099F" w14:textId="77777777" w:rsidR="00BE5EB3" w:rsidRPr="001F70ED" w:rsidRDefault="00BE5EB3" w:rsidP="00BE5EB3">
            <w:pPr>
              <w:spacing w:after="0"/>
              <w:rPr>
                <w:b/>
                <w:color w:val="424242"/>
                <w:rPrChange w:id="9" w:author="Rajaram, Saravanan (S.)" w:date="2025-08-02T07:49:00Z">
                  <w:rPr>
                    <w:rFonts w:ascii="Segoe UI" w:hAnsi="Segoe UI" w:cs="Segoe UI"/>
                    <w:b/>
                    <w:bCs/>
                    <w:color w:val="424242"/>
                    <w:sz w:val="16"/>
                    <w:szCs w:val="16"/>
                  </w:rPr>
                </w:rPrChange>
              </w:rPr>
            </w:pPr>
            <w:r w:rsidRPr="001F70ED">
              <w:rPr>
                <w:b/>
                <w:color w:val="424242"/>
                <w:rPrChange w:id="10" w:author="Rajaram, Saravanan (S.)" w:date="2025-08-02T07:49:00Z">
                  <w:rPr>
                    <w:rFonts w:ascii="Segoe UI" w:hAnsi="Segoe UI" w:cs="Segoe UI"/>
                    <w:b/>
                    <w:bCs/>
                    <w:color w:val="424242"/>
                    <w:sz w:val="16"/>
                    <w:szCs w:val="16"/>
                  </w:rPr>
                </w:rPrChange>
              </w:rPr>
              <w:t>Compliance Standard</w:t>
            </w:r>
          </w:p>
        </w:tc>
        <w:tc>
          <w:tcPr>
            <w:tcW w:w="1133" w:type="dxa"/>
            <w:tcBorders>
              <w:top w:val="single" w:sz="4" w:space="0" w:color="auto"/>
              <w:left w:val="nil"/>
              <w:bottom w:val="single" w:sz="4" w:space="0" w:color="auto"/>
              <w:right w:val="single" w:sz="4" w:space="0" w:color="auto"/>
            </w:tcBorders>
            <w:shd w:val="clear" w:color="auto" w:fill="C6D9F1" w:themeFill="text2" w:themeFillTint="33"/>
            <w:hideMark/>
          </w:tcPr>
          <w:p w14:paraId="2C99DE26" w14:textId="77777777" w:rsidR="00BE5EB3" w:rsidRPr="001F70ED" w:rsidRDefault="00BE5EB3" w:rsidP="00BE5EB3">
            <w:pPr>
              <w:spacing w:after="0"/>
              <w:rPr>
                <w:b/>
                <w:color w:val="424242"/>
                <w:rPrChange w:id="11" w:author="Rajaram, Saravanan (S.)" w:date="2025-08-02T07:49:00Z">
                  <w:rPr>
                    <w:rFonts w:ascii="Segoe UI" w:hAnsi="Segoe UI" w:cs="Segoe UI"/>
                    <w:b/>
                    <w:bCs/>
                    <w:color w:val="424242"/>
                    <w:sz w:val="16"/>
                    <w:szCs w:val="16"/>
                  </w:rPr>
                </w:rPrChange>
              </w:rPr>
            </w:pPr>
            <w:r w:rsidRPr="001F70ED">
              <w:rPr>
                <w:b/>
                <w:color w:val="424242"/>
                <w:rPrChange w:id="12" w:author="Rajaram, Saravanan (S.)" w:date="2025-08-02T07:49:00Z">
                  <w:rPr>
                    <w:rFonts w:ascii="Segoe UI" w:hAnsi="Segoe UI" w:cs="Segoe UI"/>
                    <w:b/>
                    <w:bCs/>
                    <w:color w:val="424242"/>
                    <w:sz w:val="16"/>
                    <w:szCs w:val="16"/>
                  </w:rPr>
                </w:rPrChange>
              </w:rPr>
              <w:t>Test Level</w:t>
            </w:r>
          </w:p>
        </w:tc>
        <w:tc>
          <w:tcPr>
            <w:tcW w:w="1121" w:type="dxa"/>
            <w:tcBorders>
              <w:top w:val="single" w:sz="4" w:space="0" w:color="auto"/>
              <w:left w:val="nil"/>
              <w:bottom w:val="single" w:sz="4" w:space="0" w:color="auto"/>
              <w:right w:val="single" w:sz="4" w:space="0" w:color="auto"/>
            </w:tcBorders>
            <w:shd w:val="clear" w:color="auto" w:fill="C6D9F1" w:themeFill="text2" w:themeFillTint="33"/>
            <w:hideMark/>
          </w:tcPr>
          <w:p w14:paraId="25EC12ED" w14:textId="77777777" w:rsidR="00BE5EB3" w:rsidRPr="001F70ED" w:rsidRDefault="00BE5EB3" w:rsidP="00BE5EB3">
            <w:pPr>
              <w:spacing w:after="0"/>
              <w:rPr>
                <w:b/>
                <w:color w:val="424242"/>
                <w:rPrChange w:id="13" w:author="Rajaram, Saravanan (S.)" w:date="2025-08-02T07:49:00Z">
                  <w:rPr>
                    <w:rFonts w:ascii="Segoe UI" w:hAnsi="Segoe UI" w:cs="Segoe UI"/>
                    <w:b/>
                    <w:bCs/>
                    <w:color w:val="424242"/>
                    <w:sz w:val="16"/>
                    <w:szCs w:val="16"/>
                  </w:rPr>
                </w:rPrChange>
              </w:rPr>
            </w:pPr>
            <w:r w:rsidRPr="001F70ED">
              <w:rPr>
                <w:b/>
                <w:color w:val="424242"/>
                <w:rPrChange w:id="14" w:author="Rajaram, Saravanan (S.)" w:date="2025-08-02T07:49:00Z">
                  <w:rPr>
                    <w:rFonts w:ascii="Segoe UI" w:hAnsi="Segoe UI" w:cs="Segoe UI"/>
                    <w:b/>
                    <w:bCs/>
                    <w:color w:val="424242"/>
                    <w:sz w:val="16"/>
                    <w:szCs w:val="16"/>
                  </w:rPr>
                </w:rPrChange>
              </w:rPr>
              <w:t>Powertrain Coverage</w:t>
            </w:r>
          </w:p>
        </w:tc>
        <w:tc>
          <w:tcPr>
            <w:tcW w:w="1380" w:type="dxa"/>
            <w:tcBorders>
              <w:top w:val="single" w:sz="4" w:space="0" w:color="auto"/>
              <w:left w:val="nil"/>
              <w:bottom w:val="single" w:sz="4" w:space="0" w:color="auto"/>
              <w:right w:val="single" w:sz="4" w:space="0" w:color="auto"/>
            </w:tcBorders>
            <w:shd w:val="clear" w:color="auto" w:fill="C6D9F1" w:themeFill="text2" w:themeFillTint="33"/>
            <w:hideMark/>
          </w:tcPr>
          <w:p w14:paraId="6C9ECDA2" w14:textId="77777777" w:rsidR="00BE5EB3" w:rsidRPr="001F70ED" w:rsidRDefault="00BE5EB3" w:rsidP="00BE5EB3">
            <w:pPr>
              <w:spacing w:after="0"/>
              <w:rPr>
                <w:b/>
                <w:color w:val="424242"/>
                <w:rPrChange w:id="15" w:author="Rajaram, Saravanan (S.)" w:date="2025-08-02T07:49:00Z">
                  <w:rPr>
                    <w:rFonts w:ascii="Segoe UI" w:hAnsi="Segoe UI" w:cs="Segoe UI"/>
                    <w:b/>
                    <w:bCs/>
                    <w:color w:val="424242"/>
                    <w:sz w:val="16"/>
                    <w:szCs w:val="16"/>
                  </w:rPr>
                </w:rPrChange>
              </w:rPr>
            </w:pPr>
            <w:r w:rsidRPr="001F70ED">
              <w:rPr>
                <w:b/>
                <w:color w:val="424242"/>
                <w:rPrChange w:id="16" w:author="Rajaram, Saravanan (S.)" w:date="2025-08-02T07:49:00Z">
                  <w:rPr>
                    <w:rFonts w:ascii="Segoe UI" w:hAnsi="Segoe UI" w:cs="Segoe UI"/>
                    <w:b/>
                    <w:bCs/>
                    <w:color w:val="424242"/>
                    <w:sz w:val="16"/>
                    <w:szCs w:val="16"/>
                  </w:rPr>
                </w:rPrChange>
              </w:rPr>
              <w:t>Key Test Cases</w:t>
            </w:r>
          </w:p>
        </w:tc>
      </w:tr>
      <w:tr w:rsidR="00BE5EB3" w:rsidRPr="00BE5EB3" w14:paraId="4537C37D" w14:textId="5EB1FDFF"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7959A8C3" w14:textId="77777777" w:rsidR="00BE5EB3" w:rsidRPr="00BE5EB3" w:rsidRDefault="00BE5EB3" w:rsidP="00BE5EB3">
            <w:pPr>
              <w:spacing w:after="0"/>
              <w:rPr>
                <w:b/>
                <w:bCs/>
                <w:color w:val="424242"/>
                <w:szCs w:val="18"/>
              </w:rPr>
            </w:pPr>
            <w:r w:rsidRPr="00BE5EB3">
              <w:rPr>
                <w:b/>
                <w:bCs/>
                <w:color w:val="424242"/>
                <w:szCs w:val="18"/>
              </w:rPr>
              <w:t>ISO 26262</w:t>
            </w:r>
            <w:r w:rsidRPr="00BE5EB3">
              <w:rPr>
                <w:color w:val="424242"/>
                <w:szCs w:val="18"/>
              </w:rPr>
              <w:t xml:space="preserve"> </w:t>
            </w:r>
            <w:r w:rsidRPr="00BE5EB3">
              <w:rPr>
                <w:i/>
                <w:iCs/>
                <w:color w:val="424242"/>
                <w:szCs w:val="18"/>
              </w:rPr>
              <w:t>(Functional Safety)</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7FAC2BFC" w14:textId="77777777" w:rsidR="00BE5EB3" w:rsidRPr="00BE5EB3" w:rsidRDefault="00BE5EB3" w:rsidP="00BE5EB3">
            <w:pPr>
              <w:spacing w:after="0"/>
              <w:rPr>
                <w:color w:val="424242"/>
                <w:szCs w:val="18"/>
              </w:rPr>
            </w:pPr>
            <w:r w:rsidRPr="00BE5EB3">
              <w:rPr>
                <w:color w:val="424242"/>
                <w:szCs w:val="18"/>
              </w:rPr>
              <w:t>Unit → HIL</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B205929"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7309420C" w14:textId="77777777" w:rsidR="00BE5EB3" w:rsidRPr="00BE5EB3" w:rsidRDefault="00BE5EB3" w:rsidP="00BE5EB3">
            <w:pPr>
              <w:spacing w:after="0"/>
              <w:rPr>
                <w:color w:val="424242"/>
                <w:szCs w:val="18"/>
              </w:rPr>
            </w:pPr>
            <w:r w:rsidRPr="00BE5EB3">
              <w:rPr>
                <w:color w:val="424242"/>
                <w:szCs w:val="18"/>
              </w:rPr>
              <w:t>- ASIL-B: Critical warnings</w:t>
            </w:r>
          </w:p>
        </w:tc>
      </w:tr>
      <w:tr w:rsidR="00BE5EB3" w:rsidRPr="00BE5EB3" w14:paraId="62917FE4" w14:textId="1799F7B7"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7537971"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8668E2A"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16897E2"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24977C8A" w14:textId="77777777" w:rsidR="00BE5EB3" w:rsidRPr="00BE5EB3" w:rsidRDefault="00BE5EB3" w:rsidP="00BE5EB3">
            <w:pPr>
              <w:spacing w:after="0"/>
              <w:rPr>
                <w:color w:val="424242"/>
                <w:szCs w:val="18"/>
              </w:rPr>
            </w:pPr>
            <w:r w:rsidRPr="00BE5EB3">
              <w:rPr>
                <w:color w:val="424242"/>
                <w:szCs w:val="18"/>
              </w:rPr>
              <w:t>- Priority hierarchy</w:t>
            </w:r>
          </w:p>
        </w:tc>
      </w:tr>
      <w:tr w:rsidR="00BE5EB3" w:rsidRPr="00BE5EB3" w14:paraId="4339DAEC" w14:textId="6D628F38"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2E4374B" w14:textId="77777777" w:rsidR="00BE5EB3" w:rsidRPr="00BE5EB3" w:rsidRDefault="00BE5EB3" w:rsidP="00BE5EB3">
            <w:pPr>
              <w:spacing w:after="0"/>
              <w:rPr>
                <w:b/>
                <w:bCs/>
                <w:color w:val="424242"/>
                <w:szCs w:val="18"/>
              </w:rPr>
            </w:pPr>
            <w:r w:rsidRPr="00BE5EB3">
              <w:rPr>
                <w:b/>
                <w:bCs/>
                <w:color w:val="424242"/>
                <w:szCs w:val="18"/>
              </w:rPr>
              <w:t>FMVSS 101</w:t>
            </w:r>
            <w:r w:rsidRPr="00BE5EB3">
              <w:rPr>
                <w:color w:val="424242"/>
                <w:szCs w:val="18"/>
              </w:rPr>
              <w:t xml:space="preserve"> </w:t>
            </w:r>
            <w:r w:rsidRPr="00BE5EB3">
              <w:rPr>
                <w:i/>
                <w:iCs/>
                <w:color w:val="424242"/>
                <w:szCs w:val="18"/>
              </w:rPr>
              <w:t>(Controls/Displays)</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829F1CB" w14:textId="77777777" w:rsidR="00BE5EB3" w:rsidRPr="00BE5EB3" w:rsidRDefault="00BE5EB3" w:rsidP="00BE5EB3">
            <w:pPr>
              <w:spacing w:after="0"/>
              <w:rPr>
                <w:color w:val="424242"/>
                <w:szCs w:val="18"/>
              </w:rPr>
            </w:pPr>
            <w:r w:rsidRPr="00BE5EB3">
              <w:rPr>
                <w:color w:val="424242"/>
                <w:szCs w:val="18"/>
              </w:rPr>
              <w:t>HIL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C2DBF68"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214CE45" w14:textId="77777777" w:rsidR="00BE5EB3" w:rsidRPr="00BE5EB3" w:rsidRDefault="00BE5EB3" w:rsidP="00BE5EB3">
            <w:pPr>
              <w:spacing w:after="0"/>
              <w:rPr>
                <w:color w:val="424242"/>
                <w:szCs w:val="18"/>
              </w:rPr>
            </w:pPr>
            <w:r w:rsidRPr="00BE5EB3">
              <w:rPr>
                <w:color w:val="424242"/>
                <w:szCs w:val="18"/>
              </w:rPr>
              <w:t>- Speedometer tolerance ±3%</w:t>
            </w:r>
          </w:p>
        </w:tc>
      </w:tr>
      <w:tr w:rsidR="00BE5EB3" w:rsidRPr="00BE5EB3" w14:paraId="4E5B4FB4" w14:textId="75192E96"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D906FDF"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9207336"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CF0B71B"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39AD7481" w14:textId="77777777" w:rsidR="00BE5EB3" w:rsidRPr="00BE5EB3" w:rsidRDefault="00BE5EB3" w:rsidP="00BE5EB3">
            <w:pPr>
              <w:spacing w:after="0"/>
              <w:rPr>
                <w:color w:val="424242"/>
                <w:szCs w:val="18"/>
              </w:rPr>
            </w:pPr>
            <w:r w:rsidRPr="00BE5EB3">
              <w:rPr>
                <w:color w:val="424242"/>
                <w:szCs w:val="18"/>
              </w:rPr>
              <w:t>- Units compliance (mph)</w:t>
            </w:r>
          </w:p>
        </w:tc>
      </w:tr>
      <w:tr w:rsidR="00BE5EB3" w:rsidRPr="00BE5EB3" w14:paraId="13014164" w14:textId="14B9B039"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200D9A3D" w14:textId="77777777" w:rsidR="00BE5EB3" w:rsidRPr="00BE5EB3" w:rsidRDefault="00BE5EB3" w:rsidP="00BE5EB3">
            <w:pPr>
              <w:spacing w:after="0"/>
              <w:rPr>
                <w:b/>
                <w:bCs/>
                <w:color w:val="424242"/>
                <w:szCs w:val="18"/>
              </w:rPr>
            </w:pPr>
            <w:r w:rsidRPr="00BE5EB3">
              <w:rPr>
                <w:b/>
                <w:bCs/>
                <w:color w:val="424242"/>
                <w:szCs w:val="18"/>
              </w:rPr>
              <w:t>UN R79</w:t>
            </w:r>
            <w:r w:rsidRPr="00BE5EB3">
              <w:rPr>
                <w:color w:val="424242"/>
                <w:szCs w:val="18"/>
              </w:rPr>
              <w:t xml:space="preserve"> </w:t>
            </w:r>
            <w:r w:rsidRPr="00BE5EB3">
              <w:rPr>
                <w:i/>
                <w:iCs/>
                <w:color w:val="424242"/>
                <w:szCs w:val="18"/>
              </w:rPr>
              <w:t>(Assist Systems)</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4E2D493" w14:textId="77777777" w:rsidR="00BE5EB3" w:rsidRPr="00BE5EB3" w:rsidRDefault="00BE5EB3" w:rsidP="00BE5EB3">
            <w:pPr>
              <w:spacing w:after="0"/>
              <w:rPr>
                <w:color w:val="424242"/>
                <w:szCs w:val="18"/>
              </w:rPr>
            </w:pPr>
            <w:r w:rsidRPr="00BE5EB3">
              <w:rPr>
                <w:color w:val="424242"/>
                <w:szCs w:val="18"/>
              </w:rPr>
              <w:t>Component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D01F101"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5E8798E4" w14:textId="77777777" w:rsidR="00BE5EB3" w:rsidRPr="00BE5EB3" w:rsidRDefault="00BE5EB3" w:rsidP="00BE5EB3">
            <w:pPr>
              <w:spacing w:after="0"/>
              <w:rPr>
                <w:color w:val="424242"/>
                <w:szCs w:val="18"/>
              </w:rPr>
            </w:pPr>
            <w:r w:rsidRPr="00BE5EB3">
              <w:rPr>
                <w:color w:val="424242"/>
                <w:szCs w:val="18"/>
              </w:rPr>
              <w:t>- Steering input feedback</w:t>
            </w:r>
          </w:p>
        </w:tc>
      </w:tr>
      <w:tr w:rsidR="00BE5EB3" w:rsidRPr="00BE5EB3" w14:paraId="56732A6B" w14:textId="499A4621"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23655A6"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9807D3F"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151BFB8"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3834A38D" w14:textId="77777777" w:rsidR="00BE5EB3" w:rsidRPr="00BE5EB3" w:rsidRDefault="00BE5EB3" w:rsidP="00BE5EB3">
            <w:pPr>
              <w:spacing w:after="0"/>
              <w:rPr>
                <w:color w:val="424242"/>
                <w:szCs w:val="18"/>
              </w:rPr>
            </w:pPr>
            <w:r w:rsidRPr="00BE5EB3">
              <w:rPr>
                <w:color w:val="424242"/>
                <w:szCs w:val="18"/>
              </w:rPr>
              <w:t>- Lane-keep alert timing</w:t>
            </w:r>
          </w:p>
        </w:tc>
      </w:tr>
      <w:tr w:rsidR="00BE5EB3" w:rsidRPr="00BE5EB3" w14:paraId="3309FCB0" w14:textId="7E29F078"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1B2F3A24" w14:textId="77777777" w:rsidR="00BE5EB3" w:rsidRPr="00BE5EB3" w:rsidRDefault="00BE5EB3" w:rsidP="00BE5EB3">
            <w:pPr>
              <w:spacing w:after="0"/>
              <w:rPr>
                <w:b/>
                <w:bCs/>
                <w:color w:val="424242"/>
                <w:szCs w:val="18"/>
              </w:rPr>
            </w:pPr>
            <w:r w:rsidRPr="00BE5EB3">
              <w:rPr>
                <w:b/>
                <w:bCs/>
                <w:color w:val="424242"/>
                <w:szCs w:val="18"/>
              </w:rPr>
              <w:t>GDPR/CCPA</w:t>
            </w:r>
            <w:r w:rsidRPr="00BE5EB3">
              <w:rPr>
                <w:color w:val="424242"/>
                <w:szCs w:val="18"/>
              </w:rPr>
              <w:t xml:space="preserve"> </w:t>
            </w:r>
            <w:r w:rsidRPr="00BE5EB3">
              <w:rPr>
                <w:i/>
                <w:iCs/>
                <w:color w:val="424242"/>
                <w:szCs w:val="18"/>
              </w:rPr>
              <w:t>(Data Privacy)</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7DD646CC" w14:textId="77777777" w:rsidR="00BE5EB3" w:rsidRPr="00BE5EB3" w:rsidRDefault="00BE5EB3" w:rsidP="00BE5EB3">
            <w:pPr>
              <w:spacing w:after="0"/>
              <w:rPr>
                <w:color w:val="424242"/>
                <w:szCs w:val="18"/>
              </w:rPr>
            </w:pPr>
            <w:r w:rsidRPr="00BE5EB3">
              <w:rPr>
                <w:color w:val="424242"/>
                <w:szCs w:val="18"/>
              </w:rPr>
              <w:t>Unit → System</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20670A81" w14:textId="77777777" w:rsidR="00BE5EB3" w:rsidRPr="00BE5EB3" w:rsidRDefault="00BE5EB3" w:rsidP="00BE5EB3">
            <w:pPr>
              <w:spacing w:after="0"/>
              <w:rPr>
                <w:color w:val="424242"/>
                <w:szCs w:val="18"/>
              </w:rPr>
            </w:pPr>
            <w:r w:rsidRPr="00BE5EB3">
              <w:rPr>
                <w:color w:val="424242"/>
                <w:szCs w:val="18"/>
              </w:rPr>
              <w:t>ALL</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2C0ABD39" w14:textId="77777777" w:rsidR="00BE5EB3" w:rsidRPr="00BE5EB3" w:rsidRDefault="00BE5EB3" w:rsidP="00BE5EB3">
            <w:pPr>
              <w:spacing w:after="0"/>
              <w:rPr>
                <w:color w:val="424242"/>
                <w:szCs w:val="18"/>
              </w:rPr>
            </w:pPr>
            <w:r w:rsidRPr="00BE5EB3">
              <w:rPr>
                <w:color w:val="424242"/>
                <w:szCs w:val="18"/>
              </w:rPr>
              <w:t>- Infotainment data anonymization</w:t>
            </w:r>
          </w:p>
        </w:tc>
      </w:tr>
      <w:tr w:rsidR="00BE5EB3" w:rsidRPr="00BE5EB3" w14:paraId="1EE481AB" w14:textId="2395653E"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12FC2A2"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04A7A66"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44661B7"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B1F67F9" w14:textId="77777777" w:rsidR="00BE5EB3" w:rsidRPr="00BE5EB3" w:rsidRDefault="00BE5EB3" w:rsidP="00BE5EB3">
            <w:pPr>
              <w:spacing w:after="0"/>
              <w:rPr>
                <w:color w:val="424242"/>
                <w:szCs w:val="18"/>
              </w:rPr>
            </w:pPr>
            <w:r w:rsidRPr="00BE5EB3">
              <w:rPr>
                <w:color w:val="424242"/>
                <w:szCs w:val="18"/>
              </w:rPr>
              <w:t>- Log validation</w:t>
            </w:r>
          </w:p>
        </w:tc>
      </w:tr>
      <w:tr w:rsidR="00BE5EB3" w:rsidRPr="00BE5EB3" w14:paraId="019D82E1" w14:textId="4CC682BB"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3F4F382A" w14:textId="77777777" w:rsidR="00BE5EB3" w:rsidRPr="00BE5EB3" w:rsidRDefault="00BE5EB3" w:rsidP="00BE5EB3">
            <w:pPr>
              <w:spacing w:after="0"/>
              <w:rPr>
                <w:b/>
                <w:bCs/>
                <w:color w:val="424242"/>
                <w:szCs w:val="18"/>
              </w:rPr>
            </w:pPr>
            <w:r w:rsidRPr="00BE5EB3">
              <w:rPr>
                <w:b/>
                <w:bCs/>
                <w:color w:val="424242"/>
                <w:szCs w:val="18"/>
              </w:rPr>
              <w:t>SAE J2402</w:t>
            </w:r>
            <w:r w:rsidRPr="00BE5EB3">
              <w:rPr>
                <w:color w:val="424242"/>
                <w:szCs w:val="18"/>
              </w:rPr>
              <w:t xml:space="preserve"> </w:t>
            </w:r>
            <w:r w:rsidRPr="00BE5EB3">
              <w:rPr>
                <w:i/>
                <w:iCs/>
                <w:color w:val="424242"/>
                <w:szCs w:val="18"/>
              </w:rPr>
              <w:t>(Hydrogen Safety)</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5D2A8231" w14:textId="77777777" w:rsidR="00BE5EB3" w:rsidRPr="00BE5EB3" w:rsidRDefault="00BE5EB3" w:rsidP="00BE5EB3">
            <w:pPr>
              <w:spacing w:after="0"/>
              <w:rPr>
                <w:color w:val="424242"/>
                <w:szCs w:val="18"/>
              </w:rPr>
            </w:pPr>
            <w:r w:rsidRPr="00BE5EB3">
              <w:rPr>
                <w:color w:val="424242"/>
                <w:szCs w:val="18"/>
              </w:rPr>
              <w:t>HIL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42D170F6" w14:textId="77777777" w:rsidR="00BE5EB3" w:rsidRPr="00BE5EB3" w:rsidRDefault="00BE5EB3" w:rsidP="00BE5EB3">
            <w:pPr>
              <w:spacing w:after="0"/>
              <w:rPr>
                <w:color w:val="424242"/>
                <w:szCs w:val="18"/>
              </w:rPr>
            </w:pPr>
            <w:r w:rsidRPr="00BE5EB3">
              <w:rPr>
                <w:color w:val="424242"/>
                <w:szCs w:val="18"/>
              </w:rPr>
              <w:t>H₂-ICE / FCEV</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77E75B11" w14:textId="77777777" w:rsidR="00BE5EB3" w:rsidRPr="00BE5EB3" w:rsidRDefault="00BE5EB3" w:rsidP="00BE5EB3">
            <w:pPr>
              <w:spacing w:after="0"/>
              <w:rPr>
                <w:color w:val="424242"/>
                <w:szCs w:val="18"/>
              </w:rPr>
            </w:pPr>
            <w:r w:rsidRPr="00BE5EB3">
              <w:rPr>
                <w:color w:val="424242"/>
                <w:szCs w:val="18"/>
              </w:rPr>
              <w:t>- H₂ leak detection &lt; 3s</w:t>
            </w:r>
          </w:p>
        </w:tc>
      </w:tr>
      <w:tr w:rsidR="00BE5EB3" w:rsidRPr="00BE5EB3" w14:paraId="7BEB616B" w14:textId="601E59A4"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2B2B434"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CB7E6C9"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61DA5B1"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A6A527E" w14:textId="77777777" w:rsidR="00BE5EB3" w:rsidRPr="00BE5EB3" w:rsidRDefault="00BE5EB3" w:rsidP="00BE5EB3">
            <w:pPr>
              <w:spacing w:after="0"/>
              <w:rPr>
                <w:color w:val="424242"/>
                <w:szCs w:val="18"/>
              </w:rPr>
            </w:pPr>
            <w:r w:rsidRPr="00BE5EB3">
              <w:rPr>
                <w:color w:val="424242"/>
                <w:szCs w:val="18"/>
              </w:rPr>
              <w:t>- Tank pressure warnings</w:t>
            </w:r>
          </w:p>
        </w:tc>
      </w:tr>
      <w:tr w:rsidR="00BE5EB3" w:rsidRPr="00BE5EB3" w14:paraId="249807BF" w14:textId="4DE7C379" w:rsidTr="001E462B">
        <w:trPr>
          <w:trHeight w:val="237"/>
        </w:trPr>
        <w:tc>
          <w:tcPr>
            <w:tcW w:w="1767"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1005482D" w14:textId="77777777" w:rsidR="00BE5EB3" w:rsidRPr="00BE5EB3" w:rsidRDefault="00BE5EB3" w:rsidP="00BE5EB3">
            <w:pPr>
              <w:spacing w:after="0"/>
              <w:rPr>
                <w:b/>
                <w:bCs/>
                <w:color w:val="424242"/>
                <w:szCs w:val="18"/>
              </w:rPr>
            </w:pPr>
            <w:r w:rsidRPr="00BE5EB3">
              <w:rPr>
                <w:b/>
                <w:bCs/>
                <w:color w:val="424242"/>
                <w:szCs w:val="18"/>
              </w:rPr>
              <w:t>IEC 62196</w:t>
            </w:r>
            <w:r w:rsidRPr="00BE5EB3">
              <w:rPr>
                <w:color w:val="424242"/>
                <w:szCs w:val="18"/>
              </w:rPr>
              <w:t xml:space="preserve"> </w:t>
            </w:r>
            <w:r w:rsidRPr="00BE5EB3">
              <w:rPr>
                <w:i/>
                <w:iCs/>
                <w:color w:val="424242"/>
                <w:szCs w:val="18"/>
              </w:rPr>
              <w:t>(EV Charging)</w:t>
            </w:r>
          </w:p>
        </w:tc>
        <w:tc>
          <w:tcPr>
            <w:tcW w:w="1133"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35AE9507" w14:textId="77777777" w:rsidR="00BE5EB3" w:rsidRPr="00BE5EB3" w:rsidRDefault="00BE5EB3" w:rsidP="00BE5EB3">
            <w:pPr>
              <w:spacing w:after="0"/>
              <w:rPr>
                <w:color w:val="424242"/>
                <w:szCs w:val="18"/>
              </w:rPr>
            </w:pPr>
            <w:r w:rsidRPr="00BE5EB3">
              <w:rPr>
                <w:color w:val="424242"/>
                <w:szCs w:val="18"/>
              </w:rPr>
              <w:t>Component → Field</w:t>
            </w:r>
          </w:p>
        </w:tc>
        <w:tc>
          <w:tcPr>
            <w:tcW w:w="1121" w:type="dxa"/>
            <w:vMerge w:val="restart"/>
            <w:tcBorders>
              <w:top w:val="nil"/>
              <w:left w:val="single" w:sz="4" w:space="0" w:color="auto"/>
              <w:bottom w:val="single" w:sz="4" w:space="0" w:color="auto"/>
              <w:right w:val="single" w:sz="4" w:space="0" w:color="auto"/>
            </w:tcBorders>
            <w:shd w:val="clear" w:color="auto" w:fill="F2F2F2" w:themeFill="background1" w:themeFillShade="F2"/>
            <w:hideMark/>
          </w:tcPr>
          <w:p w14:paraId="05980D9B" w14:textId="77777777" w:rsidR="00BE5EB3" w:rsidRPr="00BE5EB3" w:rsidRDefault="00BE5EB3" w:rsidP="00BE5EB3">
            <w:pPr>
              <w:spacing w:after="0"/>
              <w:rPr>
                <w:color w:val="424242"/>
                <w:szCs w:val="18"/>
              </w:rPr>
            </w:pPr>
            <w:r w:rsidRPr="00BE5EB3">
              <w:rPr>
                <w:color w:val="424242"/>
                <w:szCs w:val="18"/>
              </w:rPr>
              <w:t>BEV / FCEV</w:t>
            </w: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354EA18A" w14:textId="77777777" w:rsidR="00BE5EB3" w:rsidRPr="00BE5EB3" w:rsidRDefault="00BE5EB3" w:rsidP="00BE5EB3">
            <w:pPr>
              <w:spacing w:after="0"/>
              <w:rPr>
                <w:color w:val="424242"/>
                <w:szCs w:val="18"/>
              </w:rPr>
            </w:pPr>
            <w:r w:rsidRPr="00BE5EB3">
              <w:rPr>
                <w:color w:val="424242"/>
                <w:szCs w:val="18"/>
              </w:rPr>
              <w:t>- Charging status accuracy</w:t>
            </w:r>
          </w:p>
        </w:tc>
      </w:tr>
      <w:tr w:rsidR="00BE5EB3" w:rsidRPr="00BE5EB3" w14:paraId="4F51EAD8" w14:textId="5083FA74" w:rsidTr="001E462B">
        <w:trPr>
          <w:trHeight w:val="237"/>
        </w:trPr>
        <w:tc>
          <w:tcPr>
            <w:tcW w:w="176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76DF157" w14:textId="77777777" w:rsidR="00BE5EB3" w:rsidRPr="00BE5EB3" w:rsidRDefault="00BE5EB3" w:rsidP="00BE5EB3">
            <w:pPr>
              <w:spacing w:after="0"/>
              <w:rPr>
                <w:b/>
                <w:bCs/>
                <w:color w:val="424242"/>
                <w:szCs w:val="18"/>
              </w:rPr>
            </w:pPr>
          </w:p>
        </w:tc>
        <w:tc>
          <w:tcPr>
            <w:tcW w:w="11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FD09755" w14:textId="77777777" w:rsidR="00BE5EB3" w:rsidRPr="00BE5EB3" w:rsidRDefault="00BE5EB3" w:rsidP="00BE5EB3">
            <w:pPr>
              <w:spacing w:after="0"/>
              <w:rPr>
                <w:color w:val="424242"/>
                <w:szCs w:val="18"/>
              </w:rPr>
            </w:pPr>
          </w:p>
        </w:tc>
        <w:tc>
          <w:tcPr>
            <w:tcW w:w="1121"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04A741E" w14:textId="77777777" w:rsidR="00BE5EB3" w:rsidRPr="00BE5EB3" w:rsidRDefault="00BE5EB3" w:rsidP="00BE5EB3">
            <w:pPr>
              <w:spacing w:after="0"/>
              <w:rPr>
                <w:color w:val="424242"/>
                <w:szCs w:val="18"/>
              </w:rPr>
            </w:pPr>
          </w:p>
        </w:tc>
        <w:tc>
          <w:tcPr>
            <w:tcW w:w="1380" w:type="dxa"/>
            <w:tcBorders>
              <w:top w:val="nil"/>
              <w:left w:val="nil"/>
              <w:bottom w:val="single" w:sz="4" w:space="0" w:color="auto"/>
              <w:right w:val="single" w:sz="4" w:space="0" w:color="auto"/>
            </w:tcBorders>
            <w:shd w:val="clear" w:color="auto" w:fill="F2F2F2" w:themeFill="background1" w:themeFillShade="F2"/>
            <w:hideMark/>
          </w:tcPr>
          <w:p w14:paraId="13556D61" w14:textId="77777777" w:rsidR="00BE5EB3" w:rsidRPr="00BE5EB3" w:rsidRDefault="00BE5EB3" w:rsidP="00BE5EB3">
            <w:pPr>
              <w:spacing w:after="0"/>
              <w:rPr>
                <w:color w:val="424242"/>
                <w:szCs w:val="18"/>
              </w:rPr>
            </w:pPr>
            <w:r w:rsidRPr="00BE5EB3">
              <w:rPr>
                <w:color w:val="424242"/>
                <w:szCs w:val="18"/>
              </w:rPr>
              <w:t>- Connector fault display</w:t>
            </w:r>
          </w:p>
        </w:tc>
      </w:tr>
    </w:tbl>
    <w:p w14:paraId="7D569FA4" w14:textId="77777777" w:rsidR="001E462B" w:rsidRDefault="001E462B" w:rsidP="002B3DB1"/>
    <w:p w14:paraId="6908556C" w14:textId="7E021080" w:rsidR="00B43A03" w:rsidRPr="001F70ED" w:rsidRDefault="00AC3AF9" w:rsidP="002B3DB1">
      <w:pPr>
        <w:rPr>
          <w:b/>
          <w:rPrChange w:id="17" w:author="Rajaram, Saravanan (S.)" w:date="2025-08-02T07:49:00Z">
            <w:rPr/>
          </w:rPrChange>
        </w:rPr>
      </w:pPr>
      <w:ins w:id="18" w:author="Rajaram, Saravanan (S.)" w:date="2025-08-02T07:49:00Z">
        <w:r>
          <w:rPr>
            <w:noProof/>
          </w:rPr>
          <mc:AlternateContent>
            <mc:Choice Requires="wps">
              <w:drawing>
                <wp:anchor distT="0" distB="0" distL="114300" distR="114300" simplePos="0" relativeHeight="251662336" behindDoc="0" locked="0" layoutInCell="1" allowOverlap="1" wp14:anchorId="3C6D5F7E" wp14:editId="560E4F39">
                  <wp:simplePos x="0" y="0"/>
                  <wp:positionH relativeFrom="column">
                    <wp:posOffset>-254000</wp:posOffset>
                  </wp:positionH>
                  <wp:positionV relativeFrom="paragraph">
                    <wp:posOffset>332105</wp:posOffset>
                  </wp:positionV>
                  <wp:extent cx="3105150" cy="1930400"/>
                  <wp:effectExtent l="12700" t="13970" r="6350" b="8255"/>
                  <wp:wrapNone/>
                  <wp:docPr id="12050443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1930400"/>
                          </a:xfrm>
                          <a:prstGeom prst="rect">
                            <a:avLst/>
                          </a:prstGeom>
                          <a:solidFill>
                            <a:srgbClr val="FFFFFF"/>
                          </a:solidFill>
                          <a:ln w="9525">
                            <a:solidFill>
                              <a:srgbClr val="000000"/>
                            </a:solidFill>
                            <a:miter lim="800000"/>
                            <a:headEnd/>
                            <a:tailEnd/>
                          </a:ln>
                        </wps:spPr>
                        <wps:txbx>
                          <w:txbxContent>
                            <w:p w14:paraId="4AF537A5" w14:textId="77777777" w:rsidR="00FB6D04" w:rsidRPr="00FB6D04" w:rsidRDefault="00FB6D04" w:rsidP="00FB6D04">
                              <w:pPr>
                                <w:rPr>
                                  <w:ins w:id="19" w:author="Rajaram, Saravanan (S.)" w:date="2025-08-02T07:49:00Z"/>
                                </w:rPr>
                              </w:pPr>
                              <w:ins w:id="20" w:author="Rajaram, Saravanan (S.)" w:date="2025-08-02T07:49:00Z">
                                <w:r w:rsidRPr="00FB6D04">
                                  <w:t>   "</w:t>
                                </w:r>
                                <w:proofErr w:type="spellStart"/>
                                <w:proofErr w:type="gramStart"/>
                                <w:r w:rsidRPr="00FB6D04">
                                  <w:t>powertrain</w:t>
                                </w:r>
                                <w:proofErr w:type="gramEnd"/>
                                <w:r w:rsidRPr="00FB6D04">
                                  <w:t>_profiles</w:t>
                                </w:r>
                                <w:proofErr w:type="spellEnd"/>
                                <w:r w:rsidRPr="00FB6D04">
                                  <w:t>": {</w:t>
                                </w:r>
                              </w:ins>
                            </w:p>
                            <w:p w14:paraId="3C648ABC" w14:textId="77777777" w:rsidR="00FB6D04" w:rsidRPr="00FB6D04" w:rsidRDefault="00FB6D04" w:rsidP="00FB6D04">
                              <w:pPr>
                                <w:rPr>
                                  <w:ins w:id="21" w:author="Rajaram, Saravanan (S.)" w:date="2025-08-02T07:49:00Z"/>
                                </w:rPr>
                              </w:pPr>
                              <w:ins w:id="22" w:author="Rajaram, Saravanan (S.)" w:date="2025-08-02T07:49:00Z">
                                <w:r w:rsidRPr="00FB6D04">
                                  <w:t>       "BEV": {</w:t>
                                </w:r>
                              </w:ins>
                            </w:p>
                            <w:p w14:paraId="782B274F" w14:textId="77777777" w:rsidR="00FB6D04" w:rsidRPr="00FB6D04" w:rsidRDefault="00FB6D04" w:rsidP="00FB6D04">
                              <w:pPr>
                                <w:rPr>
                                  <w:ins w:id="23" w:author="Rajaram, Saravanan (S.)" w:date="2025-08-02T07:49:00Z"/>
                                </w:rPr>
                              </w:pPr>
                              <w:ins w:id="24" w:author="Rajaram, Saravanan (S.)" w:date="2025-08-02T07:49:00Z">
                                <w:r w:rsidRPr="00FB6D04">
                                  <w:t>         "features": ["</w:t>
                                </w:r>
                                <w:proofErr w:type="spellStart"/>
                                <w:r w:rsidRPr="00FB6D04">
                                  <w:t>regen_display</w:t>
                                </w:r>
                                <w:proofErr w:type="spellEnd"/>
                                <w:r w:rsidRPr="00FB6D04">
                                  <w:t>", "</w:t>
                                </w:r>
                                <w:proofErr w:type="spellStart"/>
                                <w:r w:rsidRPr="00FB6D04">
                                  <w:t>charging_status</w:t>
                                </w:r>
                                <w:proofErr w:type="spellEnd"/>
                                <w:r w:rsidRPr="00FB6D04">
                                  <w:t>"],</w:t>
                                </w:r>
                              </w:ins>
                            </w:p>
                            <w:p w14:paraId="2A8FF9D0" w14:textId="77777777" w:rsidR="00FB6D04" w:rsidRPr="00FB6D04" w:rsidRDefault="00FB6D04" w:rsidP="00FB6D04">
                              <w:pPr>
                                <w:rPr>
                                  <w:ins w:id="25" w:author="Rajaram, Saravanan (S.)" w:date="2025-08-02T07:49:00Z"/>
                                </w:rPr>
                              </w:pPr>
                              <w:ins w:id="26" w:author="Rajaram, Saravanan (S.)" w:date="2025-08-02T07:49:00Z">
                                <w:r w:rsidRPr="00FB6D04">
                                  <w:t>         "compliance": ["IEC 62196", "ISO 6469"]</w:t>
                                </w:r>
                              </w:ins>
                            </w:p>
                            <w:p w14:paraId="706F5AA1" w14:textId="77777777" w:rsidR="00FB6D04" w:rsidRPr="00FB6D04" w:rsidRDefault="00FB6D04" w:rsidP="00FB6D04">
                              <w:pPr>
                                <w:rPr>
                                  <w:ins w:id="27" w:author="Rajaram, Saravanan (S.)" w:date="2025-08-02T07:49:00Z"/>
                                </w:rPr>
                              </w:pPr>
                              <w:ins w:id="28" w:author="Rajaram, Saravanan (S.)" w:date="2025-08-02T07:49:00Z">
                                <w:r w:rsidRPr="00FB6D04">
                                  <w:t>       }</w:t>
                                </w:r>
                              </w:ins>
                            </w:p>
                            <w:p w14:paraId="7AF4C9EC" w14:textId="77777777" w:rsidR="00FB6D04" w:rsidRPr="00FB6D04" w:rsidRDefault="00FB6D04" w:rsidP="00FB6D04">
                              <w:pPr>
                                <w:rPr>
                                  <w:ins w:id="29" w:author="Rajaram, Saravanan (S.)" w:date="2025-08-02T07:49:00Z"/>
                                </w:rPr>
                              </w:pPr>
                              <w:ins w:id="30" w:author="Rajaram, Saravanan (S.)" w:date="2025-08-02T07:49:00Z">
                                <w:r w:rsidRPr="00FB6D04">
                                  <w:t>     }</w:t>
                                </w:r>
                              </w:ins>
                            </w:p>
                            <w:p w14:paraId="1BF35142" w14:textId="77777777" w:rsidR="00FB6D04" w:rsidRDefault="00FB6D04">
                              <w:pPr>
                                <w:rPr>
                                  <w:ins w:id="31" w:author="Rajaram, Saravanan (S.)" w:date="2025-08-02T07:49:00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D5F7E" id="Rectangle 3" o:spid="_x0000_s1026" style="position:absolute;margin-left:-20pt;margin-top:26.15pt;width:244.5pt;height:1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">
                  <v:textbox>
                    <w:txbxContent>
                      <w:p w14:paraId="4AF537A5" w14:textId="77777777" w:rsidR="00FB6D04" w:rsidRPr="00FB6D04" w:rsidRDefault="00FB6D04" w:rsidP="00FB6D04">
                        <w:pPr>
                          <w:rPr>
                            <w:ins w:id="32" w:author="Rajaram, Saravanan (S.)" w:date="2025-08-02T07:49:00Z"/>
                          </w:rPr>
                        </w:pPr>
                        <w:ins w:id="33" w:author="Rajaram, Saravanan (S.)" w:date="2025-08-02T07:49:00Z">
                          <w:r w:rsidRPr="00FB6D04">
                            <w:t>   "</w:t>
                          </w:r>
                          <w:proofErr w:type="spellStart"/>
                          <w:proofErr w:type="gramStart"/>
                          <w:r w:rsidRPr="00FB6D04">
                            <w:t>powertrain</w:t>
                          </w:r>
                          <w:proofErr w:type="gramEnd"/>
                          <w:r w:rsidRPr="00FB6D04">
                            <w:t>_profiles</w:t>
                          </w:r>
                          <w:proofErr w:type="spellEnd"/>
                          <w:r w:rsidRPr="00FB6D04">
                            <w:t>": {</w:t>
                          </w:r>
                        </w:ins>
                      </w:p>
                      <w:p w14:paraId="3C648ABC" w14:textId="77777777" w:rsidR="00FB6D04" w:rsidRPr="00FB6D04" w:rsidRDefault="00FB6D04" w:rsidP="00FB6D04">
                        <w:pPr>
                          <w:rPr>
                            <w:ins w:id="34" w:author="Rajaram, Saravanan (S.)" w:date="2025-08-02T07:49:00Z"/>
                          </w:rPr>
                        </w:pPr>
                        <w:ins w:id="35" w:author="Rajaram, Saravanan (S.)" w:date="2025-08-02T07:49:00Z">
                          <w:r w:rsidRPr="00FB6D04">
                            <w:t>       "BEV": {</w:t>
                          </w:r>
                        </w:ins>
                      </w:p>
                      <w:p w14:paraId="782B274F" w14:textId="77777777" w:rsidR="00FB6D04" w:rsidRPr="00FB6D04" w:rsidRDefault="00FB6D04" w:rsidP="00FB6D04">
                        <w:pPr>
                          <w:rPr>
                            <w:ins w:id="36" w:author="Rajaram, Saravanan (S.)" w:date="2025-08-02T07:49:00Z"/>
                          </w:rPr>
                        </w:pPr>
                        <w:ins w:id="37" w:author="Rajaram, Saravanan (S.)" w:date="2025-08-02T07:49:00Z">
                          <w:r w:rsidRPr="00FB6D04">
                            <w:t>         "features": ["</w:t>
                          </w:r>
                          <w:proofErr w:type="spellStart"/>
                          <w:r w:rsidRPr="00FB6D04">
                            <w:t>regen_display</w:t>
                          </w:r>
                          <w:proofErr w:type="spellEnd"/>
                          <w:r w:rsidRPr="00FB6D04">
                            <w:t>", "</w:t>
                          </w:r>
                          <w:proofErr w:type="spellStart"/>
                          <w:r w:rsidRPr="00FB6D04">
                            <w:t>charging_status</w:t>
                          </w:r>
                          <w:proofErr w:type="spellEnd"/>
                          <w:r w:rsidRPr="00FB6D04">
                            <w:t>"],</w:t>
                          </w:r>
                        </w:ins>
                      </w:p>
                      <w:p w14:paraId="2A8FF9D0" w14:textId="77777777" w:rsidR="00FB6D04" w:rsidRPr="00FB6D04" w:rsidRDefault="00FB6D04" w:rsidP="00FB6D04">
                        <w:pPr>
                          <w:rPr>
                            <w:ins w:id="38" w:author="Rajaram, Saravanan (S.)" w:date="2025-08-02T07:49:00Z"/>
                          </w:rPr>
                        </w:pPr>
                        <w:ins w:id="39" w:author="Rajaram, Saravanan (S.)" w:date="2025-08-02T07:49:00Z">
                          <w:r w:rsidRPr="00FB6D04">
                            <w:t>         "compliance": ["IEC 62196", "ISO 6469"]</w:t>
                          </w:r>
                        </w:ins>
                      </w:p>
                      <w:p w14:paraId="706F5AA1" w14:textId="77777777" w:rsidR="00FB6D04" w:rsidRPr="00FB6D04" w:rsidRDefault="00FB6D04" w:rsidP="00FB6D04">
                        <w:pPr>
                          <w:rPr>
                            <w:ins w:id="40" w:author="Rajaram, Saravanan (S.)" w:date="2025-08-02T07:49:00Z"/>
                          </w:rPr>
                        </w:pPr>
                        <w:ins w:id="41" w:author="Rajaram, Saravanan (S.)" w:date="2025-08-02T07:49:00Z">
                          <w:r w:rsidRPr="00FB6D04">
                            <w:t>       }</w:t>
                          </w:r>
                        </w:ins>
                      </w:p>
                      <w:p w14:paraId="7AF4C9EC" w14:textId="77777777" w:rsidR="00FB6D04" w:rsidRPr="00FB6D04" w:rsidRDefault="00FB6D04" w:rsidP="00FB6D04">
                        <w:pPr>
                          <w:rPr>
                            <w:ins w:id="42" w:author="Rajaram, Saravanan (S.)" w:date="2025-08-02T07:49:00Z"/>
                          </w:rPr>
                        </w:pPr>
                        <w:ins w:id="43" w:author="Rajaram, Saravanan (S.)" w:date="2025-08-02T07:49:00Z">
                          <w:r w:rsidRPr="00FB6D04">
                            <w:t>     }</w:t>
                          </w:r>
                        </w:ins>
                      </w:p>
                      <w:p w14:paraId="1BF35142" w14:textId="77777777" w:rsidR="00FB6D04" w:rsidRDefault="00FB6D04">
                        <w:pPr>
                          <w:rPr>
                            <w:ins w:id="44" w:author="Rajaram, Saravanan (S.)" w:date="2025-08-02T07:49:00Z"/>
                          </w:rPr>
                        </w:pPr>
                      </w:p>
                    </w:txbxContent>
                  </v:textbox>
                </v:rect>
              </w:pict>
            </mc:Fallback>
          </mc:AlternateContent>
        </w:r>
      </w:ins>
      <w:del w:id="45" w:author="Rajaram, Saravanan (S.)" w:date="2025-08-02T07:49:00Z">
        <w:r>
          <w:rPr>
            <w:noProof/>
          </w:rPr>
          <mc:AlternateContent>
            <mc:Choice Requires="wps">
              <w:drawing>
                <wp:anchor distT="0" distB="0" distL="114300" distR="114300" simplePos="0" relativeHeight="251660288" behindDoc="0" locked="0" layoutInCell="1" allowOverlap="1" wp14:anchorId="15C662A1" wp14:editId="5BFBA295">
                  <wp:simplePos x="0" y="0"/>
                  <wp:positionH relativeFrom="column">
                    <wp:posOffset>-298450</wp:posOffset>
                  </wp:positionH>
                  <wp:positionV relativeFrom="paragraph">
                    <wp:posOffset>268605</wp:posOffset>
                  </wp:positionV>
                  <wp:extent cx="3105150" cy="1930400"/>
                  <wp:effectExtent l="6350" t="7620" r="12700" b="5080"/>
                  <wp:wrapNone/>
                  <wp:docPr id="53103290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1930400"/>
                          </a:xfrm>
                          <a:prstGeom prst="rect">
                            <a:avLst/>
                          </a:prstGeom>
                          <a:solidFill>
                            <a:srgbClr val="FFFFFF"/>
                          </a:solidFill>
                          <a:ln w="9525">
                            <a:solidFill>
                              <a:srgbClr val="000000"/>
                            </a:solidFill>
                            <a:miter lim="800000"/>
                            <a:headEnd/>
                            <a:tailEnd/>
                          </a:ln>
                        </wps:spPr>
                        <wps:txbx>
                          <w:txbxContent>
                            <w:p w14:paraId="232FD97F" w14:textId="77777777" w:rsidR="00FB6D04" w:rsidRPr="00FB6D04" w:rsidRDefault="00FB6D04" w:rsidP="00FB6D04">
                              <w:pPr>
                                <w:rPr>
                                  <w:del w:id="46" w:author="Rajaram, Saravanan (S.)" w:date="2025-08-02T07:49:00Z"/>
                                </w:rPr>
                              </w:pPr>
                              <w:del w:id="47" w:author="Rajaram, Saravanan (S.)" w:date="2025-08-02T07:49:00Z">
                                <w:r w:rsidRPr="00FB6D04">
                                  <w:delText>   "powertrain_profiles": {</w:delText>
                                </w:r>
                              </w:del>
                            </w:p>
                            <w:p w14:paraId="7DB7A2E4" w14:textId="77777777" w:rsidR="00FB6D04" w:rsidRPr="00FB6D04" w:rsidRDefault="00FB6D04" w:rsidP="00FB6D04">
                              <w:pPr>
                                <w:rPr>
                                  <w:del w:id="48" w:author="Rajaram, Saravanan (S.)" w:date="2025-08-02T07:49:00Z"/>
                                </w:rPr>
                              </w:pPr>
                              <w:del w:id="49" w:author="Rajaram, Saravanan (S.)" w:date="2025-08-02T07:49:00Z">
                                <w:r w:rsidRPr="00FB6D04">
                                  <w:delText>       "BEV": {</w:delText>
                                </w:r>
                              </w:del>
                            </w:p>
                            <w:p w14:paraId="08F10928" w14:textId="77777777" w:rsidR="00FB6D04" w:rsidRPr="00FB6D04" w:rsidRDefault="00FB6D04" w:rsidP="00FB6D04">
                              <w:pPr>
                                <w:rPr>
                                  <w:del w:id="50" w:author="Rajaram, Saravanan (S.)" w:date="2025-08-02T07:49:00Z"/>
                                </w:rPr>
                              </w:pPr>
                              <w:del w:id="51" w:author="Rajaram, Saravanan (S.)" w:date="2025-08-02T07:49:00Z">
                                <w:r w:rsidRPr="00FB6D04">
                                  <w:delText>         "features": ["regen_display", "charging_status"],</w:delText>
                                </w:r>
                              </w:del>
                            </w:p>
                            <w:p w14:paraId="21F8EE9E" w14:textId="77777777" w:rsidR="00FB6D04" w:rsidRPr="00FB6D04" w:rsidRDefault="00FB6D04" w:rsidP="00FB6D04">
                              <w:pPr>
                                <w:rPr>
                                  <w:del w:id="52" w:author="Rajaram, Saravanan (S.)" w:date="2025-08-02T07:49:00Z"/>
                                </w:rPr>
                              </w:pPr>
                              <w:del w:id="53" w:author="Rajaram, Saravanan (S.)" w:date="2025-08-02T07:49:00Z">
                                <w:r w:rsidRPr="00FB6D04">
                                  <w:delText>         "compliance": ["IEC 62196", "ISO 6469"]</w:delText>
                                </w:r>
                              </w:del>
                            </w:p>
                            <w:p w14:paraId="65E6E7E2" w14:textId="77777777" w:rsidR="00FB6D04" w:rsidRPr="00FB6D04" w:rsidRDefault="00FB6D04" w:rsidP="00FB6D04">
                              <w:pPr>
                                <w:rPr>
                                  <w:del w:id="54" w:author="Rajaram, Saravanan (S.)" w:date="2025-08-02T07:49:00Z"/>
                                </w:rPr>
                              </w:pPr>
                              <w:del w:id="55" w:author="Rajaram, Saravanan (S.)" w:date="2025-08-02T07:49:00Z">
                                <w:r w:rsidRPr="00FB6D04">
                                  <w:delText>       }</w:delText>
                                </w:r>
                              </w:del>
                            </w:p>
                            <w:p w14:paraId="665AA3B0" w14:textId="77777777" w:rsidR="00FB6D04" w:rsidRPr="00FB6D04" w:rsidRDefault="00FB6D04" w:rsidP="00FB6D04">
                              <w:pPr>
                                <w:rPr>
                                  <w:del w:id="56" w:author="Rajaram, Saravanan (S.)" w:date="2025-08-02T07:49:00Z"/>
                                </w:rPr>
                              </w:pPr>
                              <w:del w:id="57" w:author="Rajaram, Saravanan (S.)" w:date="2025-08-02T07:49:00Z">
                                <w:r w:rsidRPr="00FB6D04">
                                  <w:delText>     }</w:delText>
                                </w:r>
                              </w:del>
                            </w:p>
                            <w:p w14:paraId="6017A1BF" w14:textId="77777777" w:rsidR="00FB6D04" w:rsidRDefault="00FB6D04">
                              <w:pPr>
                                <w:rPr>
                                  <w:del w:id="58" w:author="Rajaram, Saravanan (S.)" w:date="2025-08-02T07:49:00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662A1" id="Rectangle 2" o:spid="_x0000_s1027" style="position:absolute;margin-left:-23.5pt;margin-top:21.15pt;width:244.5pt;height: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">
                  <v:textbox>
                    <w:txbxContent>
                      <w:p w14:paraId="232FD97F" w14:textId="77777777" w:rsidR="00FB6D04" w:rsidRPr="00FB6D04" w:rsidRDefault="00FB6D04" w:rsidP="00FB6D04">
                        <w:pPr>
                          <w:rPr>
                            <w:del w:id="59" w:author="Rajaram, Saravanan (S.)" w:date="2025-08-02T07:49:00Z"/>
                          </w:rPr>
                        </w:pPr>
                        <w:del w:id="60" w:author="Rajaram, Saravanan (S.)" w:date="2025-08-02T07:49:00Z">
                          <w:r w:rsidRPr="00FB6D04">
                            <w:delText>   "powertrain_profiles": {</w:delText>
                          </w:r>
                        </w:del>
                      </w:p>
                      <w:p w14:paraId="7DB7A2E4" w14:textId="77777777" w:rsidR="00FB6D04" w:rsidRPr="00FB6D04" w:rsidRDefault="00FB6D04" w:rsidP="00FB6D04">
                        <w:pPr>
                          <w:rPr>
                            <w:del w:id="61" w:author="Rajaram, Saravanan (S.)" w:date="2025-08-02T07:49:00Z"/>
                          </w:rPr>
                        </w:pPr>
                        <w:del w:id="62" w:author="Rajaram, Saravanan (S.)" w:date="2025-08-02T07:49:00Z">
                          <w:r w:rsidRPr="00FB6D04">
                            <w:delText>       "BEV": {</w:delText>
                          </w:r>
                        </w:del>
                      </w:p>
                      <w:p w14:paraId="08F10928" w14:textId="77777777" w:rsidR="00FB6D04" w:rsidRPr="00FB6D04" w:rsidRDefault="00FB6D04" w:rsidP="00FB6D04">
                        <w:pPr>
                          <w:rPr>
                            <w:del w:id="63" w:author="Rajaram, Saravanan (S.)" w:date="2025-08-02T07:49:00Z"/>
                          </w:rPr>
                        </w:pPr>
                        <w:del w:id="64" w:author="Rajaram, Saravanan (S.)" w:date="2025-08-02T07:49:00Z">
                          <w:r w:rsidRPr="00FB6D04">
                            <w:delText>         "features": ["regen_display", "charging_status"],</w:delText>
                          </w:r>
                        </w:del>
                      </w:p>
                      <w:p w14:paraId="21F8EE9E" w14:textId="77777777" w:rsidR="00FB6D04" w:rsidRPr="00FB6D04" w:rsidRDefault="00FB6D04" w:rsidP="00FB6D04">
                        <w:pPr>
                          <w:rPr>
                            <w:del w:id="65" w:author="Rajaram, Saravanan (S.)" w:date="2025-08-02T07:49:00Z"/>
                          </w:rPr>
                        </w:pPr>
                        <w:del w:id="66" w:author="Rajaram, Saravanan (S.)" w:date="2025-08-02T07:49:00Z">
                          <w:r w:rsidRPr="00FB6D04">
                            <w:delText>         "compliance": ["IEC 62196", "ISO 6469"]</w:delText>
                          </w:r>
                        </w:del>
                      </w:p>
                      <w:p w14:paraId="65E6E7E2" w14:textId="77777777" w:rsidR="00FB6D04" w:rsidRPr="00FB6D04" w:rsidRDefault="00FB6D04" w:rsidP="00FB6D04">
                        <w:pPr>
                          <w:rPr>
                            <w:del w:id="67" w:author="Rajaram, Saravanan (S.)" w:date="2025-08-02T07:49:00Z"/>
                          </w:rPr>
                        </w:pPr>
                        <w:del w:id="68" w:author="Rajaram, Saravanan (S.)" w:date="2025-08-02T07:49:00Z">
                          <w:r w:rsidRPr="00FB6D04">
                            <w:delText>       }</w:delText>
                          </w:r>
                        </w:del>
                      </w:p>
                      <w:p w14:paraId="665AA3B0" w14:textId="77777777" w:rsidR="00FB6D04" w:rsidRPr="00FB6D04" w:rsidRDefault="00FB6D04" w:rsidP="00FB6D04">
                        <w:pPr>
                          <w:rPr>
                            <w:del w:id="69" w:author="Rajaram, Saravanan (S.)" w:date="2025-08-02T07:49:00Z"/>
                          </w:rPr>
                        </w:pPr>
                        <w:del w:id="70" w:author="Rajaram, Saravanan (S.)" w:date="2025-08-02T07:49:00Z">
                          <w:r w:rsidRPr="00FB6D04">
                            <w:delText>     }</w:delText>
                          </w:r>
                        </w:del>
                      </w:p>
                      <w:p w14:paraId="6017A1BF" w14:textId="77777777" w:rsidR="00FB6D04" w:rsidRDefault="00FB6D04">
                        <w:pPr>
                          <w:rPr>
                            <w:del w:id="71" w:author="Rajaram, Saravanan (S.)" w:date="2025-08-02T07:49:00Z"/>
                          </w:rPr>
                        </w:pPr>
                      </w:p>
                    </w:txbxContent>
                  </v:textbox>
                </v:rect>
              </w:pict>
            </mc:Fallback>
          </mc:AlternateContent>
        </w:r>
      </w:del>
      <w:r w:rsidR="00B43A03" w:rsidRPr="001F70ED">
        <w:rPr>
          <w:b/>
          <w:rPrChange w:id="72" w:author="Rajaram, Saravanan (S.)" w:date="2025-08-02T07:49:00Z">
            <w:rPr/>
          </w:rPrChange>
        </w:rPr>
        <w:t>Configuration Example:</w:t>
      </w:r>
    </w:p>
    <w:p w14:paraId="36F62454" w14:textId="77777777" w:rsidR="001F70ED" w:rsidRDefault="001F70ED" w:rsidP="002B3DB1">
      <w:pPr>
        <w:rPr>
          <w:ins w:id="73" w:author="Rajaram, Saravanan (S.)" w:date="2025-08-02T07:49:00Z"/>
        </w:rPr>
      </w:pPr>
    </w:p>
    <w:p w14:paraId="1BDC69C2" w14:textId="77777777" w:rsidR="00B43A03" w:rsidRPr="00B43A03" w:rsidRDefault="00B43A03" w:rsidP="00B43A03">
      <w:pPr>
        <w:rPr>
          <w:ins w:id="74" w:author="Rajaram, Saravanan (S.)" w:date="2025-08-02T07:49:00Z"/>
        </w:rPr>
      </w:pPr>
      <w:ins w:id="75" w:author="Rajaram, Saravanan (S.)" w:date="2025-08-02T07:49:00Z">
        <w:r w:rsidRPr="00B43A03">
          <w:t xml:space="preserve">  </w:t>
        </w:r>
      </w:ins>
    </w:p>
    <w:p w14:paraId="71D1F6A3" w14:textId="77777777" w:rsidR="00B43A03" w:rsidRDefault="00B43A03" w:rsidP="002B3DB1">
      <w:pPr>
        <w:rPr>
          <w:ins w:id="76" w:author="Rajaram, Saravanan (S.)" w:date="2025-08-02T07:49:00Z"/>
        </w:rPr>
      </w:pPr>
    </w:p>
    <w:p w14:paraId="76E97BED" w14:textId="6F95AF80" w:rsidR="00B43A03" w:rsidRPr="00B43A03" w:rsidRDefault="00B43A03" w:rsidP="00B43A03">
      <w:pPr>
        <w:rPr>
          <w:del w:id="77" w:author="Rajaram, Saravanan (S.)" w:date="2025-08-02T07:49:00Z"/>
        </w:rPr>
      </w:pPr>
      <w:del w:id="78" w:author="Rajaram, Saravanan (S.)" w:date="2025-08-02T07:49:00Z">
        <w:r w:rsidRPr="00B43A03">
          <w:delText xml:space="preserve">  </w:delText>
        </w:r>
      </w:del>
    </w:p>
    <w:p w14:paraId="7C29E441" w14:textId="77777777" w:rsidR="00B43A03" w:rsidRDefault="00B43A03" w:rsidP="002B3DB1"/>
    <w:p w14:paraId="4FD2CED4" w14:textId="77777777" w:rsidR="00B43A03" w:rsidRDefault="00B43A03" w:rsidP="002B3DB1"/>
    <w:p w14:paraId="1C0EB49C" w14:textId="77777777" w:rsidR="00B43A03" w:rsidRDefault="00B43A03" w:rsidP="002B3DB1"/>
    <w:p w14:paraId="0391B914" w14:textId="77777777" w:rsidR="00B43A03" w:rsidRDefault="00B43A03" w:rsidP="002B3DB1"/>
    <w:p w14:paraId="30A99A48" w14:textId="77777777" w:rsidR="00B43A03" w:rsidRDefault="00B43A03" w:rsidP="002B3DB1"/>
    <w:p w14:paraId="42539D4C" w14:textId="77777777" w:rsidR="00B43A03" w:rsidRDefault="00B43A03" w:rsidP="002B3DB1"/>
    <w:p w14:paraId="7E867011" w14:textId="77777777" w:rsidR="00B43A03" w:rsidRDefault="00B43A03" w:rsidP="002B3DB1"/>
    <w:p w14:paraId="550C4358" w14:textId="77777777" w:rsidR="00524E7E" w:rsidRDefault="00524E7E" w:rsidP="002B3DB1"/>
    <w:p w14:paraId="21F7B7E8" w14:textId="77777777" w:rsidR="00524E7E" w:rsidRDefault="00524E7E" w:rsidP="002B3DB1"/>
    <w:p w14:paraId="228B5606" w14:textId="77777777" w:rsidR="00524E7E" w:rsidRDefault="00524E7E" w:rsidP="002B3DB1"/>
    <w:p w14:paraId="1DCD8164" w14:textId="77777777" w:rsidR="00524E7E" w:rsidRDefault="00524E7E" w:rsidP="002B3DB1"/>
    <w:p w14:paraId="3E731DC5" w14:textId="77777777" w:rsidR="00524E7E" w:rsidRDefault="00524E7E">
      <w:pPr>
        <w:pPrChange w:id="79" w:author="Rajaram, Saravanan (S.)" w:date="2025-08-02T07:49:00Z">
          <w:pPr>
            <w:pStyle w:val="Head1"/>
          </w:pPr>
        </w:pPrChange>
      </w:pPr>
    </w:p>
    <w:p w14:paraId="6D96363B" w14:textId="77777777" w:rsidR="00524E7E" w:rsidRDefault="00524E7E">
      <w:pPr>
        <w:pPrChange w:id="80" w:author="Rajaram, Saravanan (S.)" w:date="2025-08-02T07:49:00Z">
          <w:pPr>
            <w:pStyle w:val="Head1"/>
          </w:pPr>
        </w:pPrChange>
      </w:pPr>
    </w:p>
    <w:p w14:paraId="6B091D2B" w14:textId="77777777" w:rsidR="00524E7E" w:rsidRDefault="00524E7E">
      <w:pPr>
        <w:pPrChange w:id="81" w:author="Rajaram, Saravanan (S.)" w:date="2025-08-02T07:49:00Z">
          <w:pPr>
            <w:pStyle w:val="Head1"/>
          </w:pPr>
        </w:pPrChange>
      </w:pPr>
    </w:p>
    <w:p w14:paraId="3A097431" w14:textId="77777777" w:rsidR="00524E7E" w:rsidRDefault="00524E7E">
      <w:pPr>
        <w:pPrChange w:id="82" w:author="Rajaram, Saravanan (S.)" w:date="2025-08-02T07:49:00Z">
          <w:pPr>
            <w:pStyle w:val="Head1"/>
          </w:pPr>
        </w:pPrChange>
      </w:pPr>
    </w:p>
    <w:p w14:paraId="01C67960" w14:textId="57B0F08F" w:rsidR="00FB6D04" w:rsidRDefault="00FB6D04" w:rsidP="00FB6D04">
      <w:pPr>
        <w:pStyle w:val="Head1"/>
      </w:pPr>
      <w:r>
        <w:lastRenderedPageBreak/>
        <w:t>Summary/Conclusions</w:t>
      </w:r>
    </w:p>
    <w:p w14:paraId="1197825D" w14:textId="4F095398" w:rsidR="00B43A03" w:rsidRDefault="00FB6D04" w:rsidP="002B3DB1">
      <w:r>
        <w:t xml:space="preserve">Deriving common test strategy is the challenging task with the consideration of evolving technologies in the automotive domain with respect to Architecture, Protocols, Specification’s, Vehicle Variants </w:t>
      </w:r>
      <w:proofErr w:type="spellStart"/>
      <w:proofErr w:type="gramStart"/>
      <w:r>
        <w:t>etc</w:t>
      </w:r>
      <w:proofErr w:type="spellEnd"/>
      <w:r>
        <w:t xml:space="preserve"> ,Its</w:t>
      </w:r>
      <w:proofErr w:type="gramEnd"/>
      <w:r>
        <w:t xml:space="preserve"> achievable with the right test approach , design and </w:t>
      </w:r>
    </w:p>
    <w:p w14:paraId="40E9D3D0" w14:textId="2EE4D769" w:rsidR="00B01FCD" w:rsidRDefault="00B01FCD" w:rsidP="00A418D3">
      <w:pPr>
        <w:pStyle w:val="Head1"/>
      </w:pPr>
      <w:r>
        <w:t>References</w:t>
      </w:r>
    </w:p>
    <w:p w14:paraId="656FB1CB" w14:textId="77777777" w:rsidR="000D56B5" w:rsidRDefault="00C205BD" w:rsidP="00F910BE">
      <w:pPr>
        <w:pStyle w:val="List-Ordered-Numeric"/>
        <w:numPr>
          <w:ilvl w:val="0"/>
          <w:numId w:val="3"/>
        </w:numPr>
      </w:pPr>
      <w:r>
        <w:t xml:space="preserve">SAE uses the </w:t>
      </w:r>
      <w:hyperlink r:id="rId33" w:history="1">
        <w:r w:rsidRPr="00466818">
          <w:rPr>
            <w:u w:val="single"/>
          </w:rPr>
          <w:t>Chicago Manual of Style</w:t>
        </w:r>
      </w:hyperlink>
      <w:r>
        <w:t xml:space="preserve"> in formatting references. In the text of the paper the citations are numerically identified using square brackets</w:t>
      </w:r>
      <w:r w:rsidR="00A54231">
        <w:t xml:space="preserve"> [1]</w:t>
      </w:r>
      <w:r>
        <w:t xml:space="preserve">. </w:t>
      </w:r>
      <w:r w:rsidR="00CC54C8">
        <w:t>Up to four authors should be listed; more than four</w:t>
      </w:r>
      <w:r w:rsidR="00A54231">
        <w:t>,</w:t>
      </w:r>
      <w:r w:rsidR="00CC54C8">
        <w:t xml:space="preserve"> et al. should be used after the fourth author is listed. </w:t>
      </w:r>
      <w:r>
        <w:t xml:space="preserve">Refer to the SAE Technical Paper Style Guide for formatting of different types of references. </w:t>
      </w:r>
      <w:r w:rsidR="002C6C40">
        <w:t xml:space="preserve">Apply the List-Ordered-Numeric style tag to format references. </w:t>
      </w:r>
      <w:r>
        <w:t>Below are some examples.</w:t>
      </w:r>
    </w:p>
    <w:p w14:paraId="0904B3C8" w14:textId="77777777" w:rsidR="000E4E44" w:rsidRDefault="000E4E44" w:rsidP="000E4E44">
      <w:pPr>
        <w:pStyle w:val="List-Ordered-Numeric"/>
      </w:pPr>
      <w:r w:rsidRPr="000E4E44">
        <w:t>Guo, Q. and Liu, B., "Simulation and Physical Measurement of Seamless Passenger Airbag Door Deployment," SAE Technical Paper 2012-01-0082, 2012</w:t>
      </w:r>
      <w:r w:rsidR="006155E9">
        <w:t xml:space="preserve">, </w:t>
      </w:r>
      <w:r w:rsidR="006155E9" w:rsidRPr="002F1E37">
        <w:t>doi:</w:t>
      </w:r>
      <w:r w:rsidR="006155E9" w:rsidRPr="002F5464">
        <w:rPr>
          <w:u w:val="single"/>
        </w:rPr>
        <w:t>10.4271/2012-01-0082</w:t>
      </w:r>
      <w:r w:rsidRPr="000E4E44">
        <w:t>.</w:t>
      </w:r>
    </w:p>
    <w:p w14:paraId="1471BCE0" w14:textId="77777777" w:rsidR="000E4E44" w:rsidRDefault="000E4E44" w:rsidP="000E4E44">
      <w:pPr>
        <w:pStyle w:val="List-Ordered-Numeric"/>
      </w:pPr>
      <w:r w:rsidRPr="000E4E44">
        <w:t xml:space="preserve">Kunkel, S., Zimmer, T., and </w:t>
      </w:r>
      <w:proofErr w:type="spellStart"/>
      <w:r w:rsidRPr="000E4E44">
        <w:t>Wachtmeister</w:t>
      </w:r>
      <w:proofErr w:type="spellEnd"/>
      <w:r w:rsidRPr="000E4E44">
        <w:t>, G., "Friction Analysis of Oil Control Rings during Running-In," SAE Technical Paper 2011-01-2428, 2012</w:t>
      </w:r>
      <w:r w:rsidRPr="002F1E37">
        <w:t>, doi:</w:t>
      </w:r>
      <w:r w:rsidRPr="002F5464">
        <w:rPr>
          <w:u w:val="single"/>
        </w:rPr>
        <w:t>10.4271/2011-01-2428</w:t>
      </w:r>
      <w:r w:rsidRPr="000E4E44">
        <w:t>.</w:t>
      </w:r>
    </w:p>
    <w:p w14:paraId="6A67A035" w14:textId="77777777" w:rsidR="000E4E44" w:rsidRDefault="000E4E44" w:rsidP="000E4E44">
      <w:pPr>
        <w:pStyle w:val="List-Ordered-Numeric"/>
      </w:pPr>
      <w:r w:rsidRPr="000E4E44">
        <w:t>Morgan, R., Scullion, P., Nix, L., Kan, C. et al., "Injury Risk Investigation of the Small, Rear-seat Occupant in Side Impact," SAE Technical Paper 2012-01-0092, 2012</w:t>
      </w:r>
      <w:r w:rsidR="00236AC8">
        <w:t>, doi:</w:t>
      </w:r>
      <w:r w:rsidR="00236AC8" w:rsidRPr="002F5464">
        <w:rPr>
          <w:u w:val="single"/>
        </w:rPr>
        <w:t>10.4271/2012-01-0092</w:t>
      </w:r>
      <w:r w:rsidRPr="002F5464">
        <w:t>.</w:t>
      </w:r>
    </w:p>
    <w:p w14:paraId="247A125B" w14:textId="77777777" w:rsidR="00824BDB" w:rsidRPr="00824BDB" w:rsidRDefault="00824BDB" w:rsidP="00FC30DF">
      <w:pPr>
        <w:pStyle w:val="List-Ordered-Numeric"/>
      </w:pPr>
      <w:r w:rsidRPr="00824BDB">
        <w:t xml:space="preserve">Kimura, Y. and Murakami, M., "Analysis of Piston Friction - Effects of Cylinder Bore Temperature Distribution and Oil Temperature," </w:t>
      </w:r>
      <w:r w:rsidRPr="00FC30DF">
        <w:rPr>
          <w:i/>
        </w:rPr>
        <w:t xml:space="preserve">SAE Int. J. Fuels </w:t>
      </w:r>
      <w:proofErr w:type="spellStart"/>
      <w:r w:rsidRPr="00FC30DF">
        <w:rPr>
          <w:i/>
        </w:rPr>
        <w:t>Lubr</w:t>
      </w:r>
      <w:proofErr w:type="spellEnd"/>
      <w:r w:rsidRPr="00FC30DF">
        <w:rPr>
          <w:i/>
        </w:rPr>
        <w:t>.</w:t>
      </w:r>
      <w:r w:rsidRPr="00824BDB">
        <w:t xml:space="preserve"> 5(1):1-6, 2012, </w:t>
      </w:r>
      <w:r w:rsidRPr="002F1E37">
        <w:t>doi:</w:t>
      </w:r>
      <w:r w:rsidRPr="002F5464">
        <w:t>10.4271/2011-01-1746.</w:t>
      </w:r>
    </w:p>
    <w:p w14:paraId="7A1F059F" w14:textId="77777777" w:rsidR="00D328BE" w:rsidRPr="006155E9" w:rsidRDefault="00FA2863" w:rsidP="00D328BE">
      <w:pPr>
        <w:pStyle w:val="List-Ordered-Numeric"/>
      </w:pPr>
      <w:r w:rsidRPr="006155E9">
        <w:t>SAE International Surface Vehicle Recommended Practice, “Laboratory Measurement of the Composite Vibration Damping Properties of Material on a Supporting Steel Bar,” SAE Standard J1637, Rev. Aug. 2007.</w:t>
      </w:r>
    </w:p>
    <w:p w14:paraId="1327996E" w14:textId="77777777" w:rsidR="00B01FCD" w:rsidRDefault="00B01FCD" w:rsidP="0088184E">
      <w:pPr>
        <w:pStyle w:val="Head1"/>
      </w:pPr>
      <w:r>
        <w:t>C</w:t>
      </w:r>
      <w:r w:rsidR="002C6C40">
        <w:t>ontact Information</w:t>
      </w:r>
    </w:p>
    <w:p w14:paraId="7135BD64" w14:textId="77777777" w:rsidR="006155E9" w:rsidRDefault="003734A5" w:rsidP="006155E9">
      <w:r>
        <w:t>Contact details for the main author should be include</w:t>
      </w:r>
      <w:r w:rsidR="00466818">
        <w:t>d</w:t>
      </w:r>
      <w:r>
        <w:t xml:space="preserve"> here. Details may include mailing address, email address, and/or telephone number (whichever is deemed appropriate).</w:t>
      </w:r>
    </w:p>
    <w:p w14:paraId="35AF9A84" w14:textId="77777777" w:rsidR="001E0A92" w:rsidRDefault="001E0A92" w:rsidP="001E0A92">
      <w:pPr>
        <w:pStyle w:val="Head1"/>
      </w:pPr>
      <w:r w:rsidRPr="00E37DC5">
        <w:t>Acknowledgments</w:t>
      </w:r>
    </w:p>
    <w:p w14:paraId="2CC79717" w14:textId="77777777" w:rsidR="007959D7" w:rsidRDefault="007959D7" w:rsidP="007959D7">
      <w:r>
        <w:t>If the Acknowledgments section is not wanted, delete this heading and text.</w:t>
      </w:r>
    </w:p>
    <w:p w14:paraId="7FFC1EB9" w14:textId="77777777" w:rsidR="00B01FCD" w:rsidRDefault="001E0A92" w:rsidP="009E7CF2">
      <w:pPr>
        <w:pStyle w:val="Head1"/>
      </w:pPr>
      <w:r>
        <w:t>Definition</w:t>
      </w:r>
      <w:r w:rsidR="002C6C40">
        <w:t>s</w:t>
      </w:r>
      <w:r>
        <w:t>/Abbreviation</w:t>
      </w:r>
      <w:r w:rsidR="002C6C40">
        <w:t>s</w:t>
      </w:r>
    </w:p>
    <w:tbl>
      <w:tblPr>
        <w:tblStyle w:val="BorderlessTable"/>
        <w:tblW w:w="5148" w:type="dxa"/>
        <w:tblLook w:val="01E0" w:firstRow="1" w:lastRow="1" w:firstColumn="1" w:lastColumn="1" w:noHBand="0" w:noVBand="0"/>
      </w:tblPr>
      <w:tblGrid>
        <w:gridCol w:w="1368"/>
        <w:gridCol w:w="3780"/>
      </w:tblGrid>
      <w:tr w:rsidR="008C19F5" w:rsidRPr="00BA647B" w14:paraId="0642888A" w14:textId="77777777" w:rsidTr="00DF2BB2">
        <w:tc>
          <w:tcPr>
            <w:tcW w:w="1368" w:type="dxa"/>
          </w:tcPr>
          <w:p w14:paraId="0633A974" w14:textId="77777777" w:rsidR="008C19F5" w:rsidRPr="00BA647B" w:rsidRDefault="008C19F5" w:rsidP="00DF2BB2">
            <w:pPr>
              <w:pStyle w:val="DefinitionTerm"/>
            </w:pPr>
            <w:r>
              <w:t>SA</w:t>
            </w:r>
          </w:p>
        </w:tc>
        <w:tc>
          <w:tcPr>
            <w:tcW w:w="3780" w:type="dxa"/>
          </w:tcPr>
          <w:p w14:paraId="06F87F91" w14:textId="77777777" w:rsidR="008C19F5" w:rsidRPr="00BA647B" w:rsidRDefault="008C19F5" w:rsidP="00CA09F0">
            <w:pPr>
              <w:pStyle w:val="Definition"/>
            </w:pPr>
            <w:r>
              <w:t>sample abbreviations</w:t>
            </w:r>
          </w:p>
        </w:tc>
      </w:tr>
      <w:tr w:rsidR="008C19F5" w:rsidRPr="00BA647B" w14:paraId="72BD820A" w14:textId="77777777" w:rsidTr="00DF2BB2">
        <w:tc>
          <w:tcPr>
            <w:tcW w:w="1368" w:type="dxa"/>
          </w:tcPr>
          <w:p w14:paraId="417CC5B6" w14:textId="77777777" w:rsidR="008C19F5" w:rsidRPr="00BA647B" w:rsidRDefault="008C19F5" w:rsidP="00DF2BB2">
            <w:pPr>
              <w:pStyle w:val="DefinitionTerm"/>
            </w:pPr>
            <w:r>
              <w:t>UBT</w:t>
            </w:r>
          </w:p>
        </w:tc>
        <w:tc>
          <w:tcPr>
            <w:tcW w:w="3780" w:type="dxa"/>
          </w:tcPr>
          <w:p w14:paraId="6AB9BE11" w14:textId="77777777" w:rsidR="008C19F5" w:rsidRPr="00BA647B" w:rsidRDefault="005B6432" w:rsidP="00CA09F0">
            <w:pPr>
              <w:pStyle w:val="Definition"/>
            </w:pPr>
            <w:r>
              <w:t>U</w:t>
            </w:r>
            <w:r w:rsidR="008C19F5">
              <w:t>se borderless table ≤ 3.5 inches wide</w:t>
            </w:r>
            <w:r>
              <w:t>.</w:t>
            </w:r>
          </w:p>
        </w:tc>
      </w:tr>
      <w:tr w:rsidR="00CD7086" w:rsidRPr="00BA647B" w14:paraId="1133935F" w14:textId="77777777" w:rsidTr="00DF2BB2">
        <w:tc>
          <w:tcPr>
            <w:tcW w:w="1368" w:type="dxa"/>
          </w:tcPr>
          <w:p w14:paraId="6B32C11A" w14:textId="77777777" w:rsidR="00CD7086" w:rsidRDefault="00CD7086" w:rsidP="00DF2BB2">
            <w:pPr>
              <w:pStyle w:val="DefinitionTerm"/>
            </w:pPr>
            <w:r>
              <w:t>test vector</w:t>
            </w:r>
          </w:p>
        </w:tc>
        <w:tc>
          <w:tcPr>
            <w:tcW w:w="3780" w:type="dxa"/>
          </w:tcPr>
          <w:p w14:paraId="1526EBDF" w14:textId="77777777" w:rsidR="002B1648" w:rsidRPr="002B1648" w:rsidRDefault="00CA09F0" w:rsidP="00CA09F0">
            <w:pPr>
              <w:pStyle w:val="Definition"/>
            </w:pPr>
            <w:r>
              <w:t>D</w:t>
            </w:r>
            <w:r w:rsidR="00CD7086">
              <w:t>on</w:t>
            </w:r>
            <w:r>
              <w:t>’</w:t>
            </w:r>
            <w:r w:rsidR="00CD7086">
              <w:t>t capitalize term unless an acronym</w:t>
            </w:r>
            <w:r w:rsidR="00DF2BB2">
              <w:t xml:space="preserve"> or proper noun</w:t>
            </w:r>
            <w:r w:rsidR="005B6432">
              <w:t>.</w:t>
            </w:r>
          </w:p>
        </w:tc>
      </w:tr>
    </w:tbl>
    <w:p w14:paraId="02A95053" w14:textId="77777777" w:rsidR="00CA09F0" w:rsidRDefault="00CA09F0" w:rsidP="00C511C8">
      <w:pPr>
        <w:pStyle w:val="Author"/>
      </w:pPr>
    </w:p>
    <w:p w14:paraId="4F12C4C2" w14:textId="77777777" w:rsidR="00122A2A" w:rsidRDefault="00122A2A" w:rsidP="00C511C8">
      <w:pPr>
        <w:pStyle w:val="Author"/>
      </w:pPr>
    </w:p>
    <w:p w14:paraId="347B2518" w14:textId="77777777" w:rsidR="00CA09F0" w:rsidRDefault="00CA09F0" w:rsidP="00C511C8">
      <w:pPr>
        <w:pStyle w:val="Author"/>
      </w:pPr>
    </w:p>
    <w:p w14:paraId="734AD240" w14:textId="77777777" w:rsidR="00CA09F0" w:rsidRDefault="00CA09F0" w:rsidP="00C511C8">
      <w:pPr>
        <w:pStyle w:val="Author"/>
      </w:pPr>
    </w:p>
    <w:p w14:paraId="1870CB80" w14:textId="77777777" w:rsidR="00CA09F0" w:rsidRDefault="00CA09F0" w:rsidP="00C511C8">
      <w:pPr>
        <w:pStyle w:val="Author"/>
      </w:pPr>
    </w:p>
    <w:p w14:paraId="3A3BB6DB" w14:textId="77777777" w:rsidR="00CA09F0" w:rsidRDefault="00CA09F0" w:rsidP="00C511C8">
      <w:pPr>
        <w:pStyle w:val="Author"/>
      </w:pPr>
    </w:p>
    <w:p w14:paraId="1FE2C2BB" w14:textId="77777777" w:rsidR="00CA09F0" w:rsidRDefault="00CA09F0" w:rsidP="00C511C8">
      <w:pPr>
        <w:pStyle w:val="Author"/>
      </w:pPr>
    </w:p>
    <w:p w14:paraId="59554B3C" w14:textId="77777777" w:rsidR="00CA09F0" w:rsidRDefault="00CA09F0" w:rsidP="00C511C8">
      <w:pPr>
        <w:pStyle w:val="Author"/>
      </w:pPr>
    </w:p>
    <w:p w14:paraId="447CF88C" w14:textId="633A4F84" w:rsidR="00C511C8" w:rsidRPr="00E53B31" w:rsidRDefault="00C511C8" w:rsidP="00E53B31">
      <w:pPr>
        <w:pStyle w:val="Author"/>
        <w:rPr>
          <w:szCs w:val="28"/>
        </w:rPr>
        <w:sectPr w:rsidR="00C511C8" w:rsidRPr="00E53B31" w:rsidSect="006009F0">
          <w:type w:val="continuous"/>
          <w:pgSz w:w="12240" w:h="15840"/>
          <w:pgMar w:top="720" w:right="720" w:bottom="720" w:left="720" w:header="720" w:footer="720" w:gutter="0"/>
          <w:cols w:num="2" w:space="720"/>
          <w:docGrid w:linePitch="360"/>
        </w:sectPr>
      </w:pPr>
    </w:p>
    <w:p w14:paraId="0957E522" w14:textId="77777777" w:rsidR="00E21ADE" w:rsidRDefault="00B01FCD" w:rsidP="00E20066">
      <w:pPr>
        <w:pStyle w:val="Head1"/>
      </w:pPr>
      <w:r>
        <w:t>A</w:t>
      </w:r>
      <w:r w:rsidR="002C6C40">
        <w:t>ppendix</w:t>
      </w:r>
    </w:p>
    <w:p w14:paraId="0BFE0DC4" w14:textId="77777777" w:rsidR="00D3332D" w:rsidRDefault="006009F0" w:rsidP="006009F0">
      <w:r>
        <w:t>The Appendix is one-column</w:t>
      </w:r>
      <w:r w:rsidR="007F70DE">
        <w:t xml:space="preserve">. </w:t>
      </w:r>
      <w:r>
        <w:t>If you have an appendix in your document, you will need to insert a continuous page break and set the columns to one</w:t>
      </w:r>
      <w:r w:rsidR="007F70DE">
        <w:t xml:space="preserve">. </w:t>
      </w:r>
      <w:r>
        <w:t>If you do not have an appendix in your document, this paragraph can be ignored</w:t>
      </w:r>
      <w:r w:rsidR="00CD7086">
        <w:t xml:space="preserve"> and the heading </w:t>
      </w:r>
      <w:r w:rsidR="00C511C8">
        <w:t xml:space="preserve">and section break </w:t>
      </w:r>
      <w:r w:rsidR="00CD7086">
        <w:t>deleted</w:t>
      </w:r>
      <w:r>
        <w:t>.</w:t>
      </w:r>
    </w:p>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41F2C" w14:textId="77777777" w:rsidR="00AC3AF9" w:rsidRDefault="00AC3AF9" w:rsidP="00A418D3">
      <w:r>
        <w:separator/>
      </w:r>
    </w:p>
  </w:endnote>
  <w:endnote w:type="continuationSeparator" w:id="0">
    <w:p w14:paraId="4E947E48" w14:textId="77777777" w:rsidR="00AC3AF9" w:rsidRDefault="00AC3AF9" w:rsidP="00A418D3">
      <w:r>
        <w:continuationSeparator/>
      </w:r>
    </w:p>
  </w:endnote>
  <w:endnote w:type="continuationNotice" w:id="1">
    <w:p w14:paraId="4370D4B0" w14:textId="77777777" w:rsidR="00AC3AF9" w:rsidRDefault="00AC3AF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FC89" w14:textId="77777777" w:rsidR="00CC54C8" w:rsidRPr="009F7DCB" w:rsidRDefault="00CC54C8" w:rsidP="009F7DCB">
    <w:r w:rsidRPr="009F7DCB">
      <w:fldChar w:fldCharType="begin"/>
    </w:r>
    <w:r w:rsidRPr="009F7DCB">
      <w:instrText xml:space="preserve">PAGE  </w:instrText>
    </w:r>
    <w:r w:rsidRPr="009F7DCB">
      <w:fldChar w:fldCharType="end"/>
    </w:r>
  </w:p>
  <w:p w14:paraId="5762F374" w14:textId="77777777" w:rsidR="00CC54C8" w:rsidRDefault="00CC54C8" w:rsidP="00C621E9"/>
  <w:p w14:paraId="0A228143" w14:textId="77777777" w:rsidR="00CC54C8" w:rsidRDefault="00CC54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050477"/>
      <w:docPartObj>
        <w:docPartGallery w:val="Page Numbers (Top of Page)"/>
        <w:docPartUnique/>
      </w:docPartObj>
    </w:sdtPr>
    <w:sdtEndPr/>
    <w:sdtContent>
      <w:p w14:paraId="7D922F76" w14:textId="77777777" w:rsidR="00CC54C8" w:rsidRPr="00BF0C74" w:rsidRDefault="00CC54C8" w:rsidP="004676DD">
        <w:r w:rsidRPr="00BF0C74">
          <w:t xml:space="preserve">Page </w:t>
        </w:r>
        <w:r>
          <w:fldChar w:fldCharType="begin"/>
        </w:r>
        <w:r>
          <w:instrText xml:space="preserve"> PAGE </w:instrText>
        </w:r>
        <w:r>
          <w:fldChar w:fldCharType="separate"/>
        </w:r>
        <w:r w:rsidR="005675E1">
          <w:rPr>
            <w:noProof/>
          </w:rPr>
          <w:t>2</w:t>
        </w:r>
        <w:r>
          <w:rPr>
            <w:noProof/>
          </w:rPr>
          <w:fldChar w:fldCharType="end"/>
        </w:r>
        <w:r w:rsidRPr="00BF0C74">
          <w:t xml:space="preserve"> of </w:t>
        </w:r>
        <w:r>
          <w:fldChar w:fldCharType="begin"/>
        </w:r>
        <w:r>
          <w:instrText xml:space="preserve"> NUMPAGES  </w:instrText>
        </w:r>
        <w:r>
          <w:fldChar w:fldCharType="separate"/>
        </w:r>
        <w:r w:rsidR="005675E1">
          <w:rPr>
            <w:noProof/>
          </w:rPr>
          <w:t>3</w:t>
        </w:r>
        <w:r>
          <w:rPr>
            <w:noProof/>
          </w:rPr>
          <w:fldChar w:fldCharType="end"/>
        </w:r>
      </w:p>
    </w:sdtContent>
  </w:sdt>
  <w:p w14:paraId="6C33ADD6" w14:textId="77777777" w:rsidR="00CC54C8" w:rsidRDefault="005675E1" w:rsidP="00A418D3">
    <w:r>
      <w:t>10</w:t>
    </w:r>
    <w:r w:rsidR="00D3332D">
      <w:t>/</w:t>
    </w:r>
    <w:r>
      <w:t>19</w:t>
    </w:r>
    <w:r w:rsidR="00D3332D">
      <w:t>/201</w:t>
    </w:r>
    <w: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0C267" w14:textId="77777777" w:rsidR="00AC3AF9" w:rsidRDefault="00AC3AF9" w:rsidP="00A418D3">
      <w:r>
        <w:separator/>
      </w:r>
    </w:p>
  </w:footnote>
  <w:footnote w:type="continuationSeparator" w:id="0">
    <w:p w14:paraId="718D5F03" w14:textId="77777777" w:rsidR="00AC3AF9" w:rsidRDefault="00AC3AF9" w:rsidP="00A418D3">
      <w:r>
        <w:continuationSeparator/>
      </w:r>
    </w:p>
  </w:footnote>
  <w:footnote w:type="continuationNotice" w:id="1">
    <w:p w14:paraId="7110B18B" w14:textId="77777777" w:rsidR="00AC3AF9" w:rsidRDefault="00AC3AF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FCDC7" w14:textId="77777777" w:rsidR="00AC3AF9" w:rsidRDefault="00AC3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C0"/>
    <w:multiLevelType w:val="hybridMultilevel"/>
    <w:tmpl w:val="1C100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5549"/>
    <w:multiLevelType w:val="multilevel"/>
    <w:tmpl w:val="3726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286DE4"/>
    <w:multiLevelType w:val="multilevel"/>
    <w:tmpl w:val="09E4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77792"/>
    <w:multiLevelType w:val="hybridMultilevel"/>
    <w:tmpl w:val="C8FE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111BAF"/>
    <w:multiLevelType w:val="hybridMultilevel"/>
    <w:tmpl w:val="750E32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E3905"/>
    <w:multiLevelType w:val="hybridMultilevel"/>
    <w:tmpl w:val="452E5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148BC"/>
    <w:multiLevelType w:val="multilevel"/>
    <w:tmpl w:val="0A6C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467A9"/>
    <w:multiLevelType w:val="hybridMultilevel"/>
    <w:tmpl w:val="120E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AE0497"/>
    <w:multiLevelType w:val="hybridMultilevel"/>
    <w:tmpl w:val="A1444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562FCA"/>
    <w:multiLevelType w:val="hybridMultilevel"/>
    <w:tmpl w:val="7AB2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C7141B"/>
    <w:multiLevelType w:val="hybridMultilevel"/>
    <w:tmpl w:val="240E9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620D8E"/>
    <w:multiLevelType w:val="multilevel"/>
    <w:tmpl w:val="86AE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6B1001"/>
    <w:multiLevelType w:val="multilevel"/>
    <w:tmpl w:val="4B90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A56A40"/>
    <w:multiLevelType w:val="multilevel"/>
    <w:tmpl w:val="B0DE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B30047"/>
    <w:multiLevelType w:val="multilevel"/>
    <w:tmpl w:val="892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CB5DD6"/>
    <w:multiLevelType w:val="hybridMultilevel"/>
    <w:tmpl w:val="8EF61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9458840">
    <w:abstractNumId w:val="17"/>
  </w:num>
  <w:num w:numId="2" w16cid:durableId="1699742528">
    <w:abstractNumId w:val="2"/>
  </w:num>
  <w:num w:numId="3" w16cid:durableId="512574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1491855">
    <w:abstractNumId w:val="5"/>
  </w:num>
  <w:num w:numId="5" w16cid:durableId="1507938967">
    <w:abstractNumId w:val="15"/>
  </w:num>
  <w:num w:numId="6" w16cid:durableId="1623000045">
    <w:abstractNumId w:val="13"/>
  </w:num>
  <w:num w:numId="7" w16cid:durableId="897938124">
    <w:abstractNumId w:val="3"/>
  </w:num>
  <w:num w:numId="8" w16cid:durableId="953705572">
    <w:abstractNumId w:val="16"/>
  </w:num>
  <w:num w:numId="9" w16cid:durableId="1689988482">
    <w:abstractNumId w:val="14"/>
  </w:num>
  <w:num w:numId="10" w16cid:durableId="831483741">
    <w:abstractNumId w:val="1"/>
  </w:num>
  <w:num w:numId="11" w16cid:durableId="1393581202">
    <w:abstractNumId w:val="4"/>
  </w:num>
  <w:num w:numId="12" w16cid:durableId="34307695">
    <w:abstractNumId w:val="9"/>
  </w:num>
  <w:num w:numId="13" w16cid:durableId="1081755166">
    <w:abstractNumId w:val="10"/>
  </w:num>
  <w:num w:numId="14" w16cid:durableId="2116558818">
    <w:abstractNumId w:val="18"/>
  </w:num>
  <w:num w:numId="15" w16cid:durableId="2115634961">
    <w:abstractNumId w:val="11"/>
  </w:num>
  <w:num w:numId="16" w16cid:durableId="590166740">
    <w:abstractNumId w:val="7"/>
  </w:num>
  <w:num w:numId="17" w16cid:durableId="954822885">
    <w:abstractNumId w:val="12"/>
  </w:num>
  <w:num w:numId="18" w16cid:durableId="206111317">
    <w:abstractNumId w:val="6"/>
  </w:num>
  <w:num w:numId="19" w16cid:durableId="2001418930">
    <w:abstractNumId w:val="0"/>
  </w:num>
  <w:num w:numId="20" w16cid:durableId="1188832496">
    <w:abstractNumId w:val="8"/>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aram, Saravanan (S.)">
    <w15:presenceInfo w15:providerId="AD" w15:userId="S::srajara3@visteon.com::d0e97d10-a324-4ad5-a44e-894a4bd7df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54"/>
    <w:rsid w:val="00016CC3"/>
    <w:rsid w:val="00030174"/>
    <w:rsid w:val="00031728"/>
    <w:rsid w:val="00031B68"/>
    <w:rsid w:val="000332CA"/>
    <w:rsid w:val="00056067"/>
    <w:rsid w:val="0005744B"/>
    <w:rsid w:val="00060DD2"/>
    <w:rsid w:val="00066663"/>
    <w:rsid w:val="000673A7"/>
    <w:rsid w:val="0006755B"/>
    <w:rsid w:val="00072ECE"/>
    <w:rsid w:val="000756AC"/>
    <w:rsid w:val="000808C6"/>
    <w:rsid w:val="00082DA9"/>
    <w:rsid w:val="000853DD"/>
    <w:rsid w:val="000948CC"/>
    <w:rsid w:val="000A1AA0"/>
    <w:rsid w:val="000A1CA4"/>
    <w:rsid w:val="000A65D3"/>
    <w:rsid w:val="000A7D3D"/>
    <w:rsid w:val="000B1307"/>
    <w:rsid w:val="000B284D"/>
    <w:rsid w:val="000B5792"/>
    <w:rsid w:val="000B759B"/>
    <w:rsid w:val="000C744F"/>
    <w:rsid w:val="000D2A1B"/>
    <w:rsid w:val="000D56B5"/>
    <w:rsid w:val="000E4E44"/>
    <w:rsid w:val="000F51C0"/>
    <w:rsid w:val="0010106B"/>
    <w:rsid w:val="00101168"/>
    <w:rsid w:val="001011E5"/>
    <w:rsid w:val="001027A5"/>
    <w:rsid w:val="00104931"/>
    <w:rsid w:val="00112558"/>
    <w:rsid w:val="001137C5"/>
    <w:rsid w:val="00122A2A"/>
    <w:rsid w:val="00134901"/>
    <w:rsid w:val="0014104B"/>
    <w:rsid w:val="001416EB"/>
    <w:rsid w:val="00145F4C"/>
    <w:rsid w:val="00151E0C"/>
    <w:rsid w:val="00156B5A"/>
    <w:rsid w:val="00176CFC"/>
    <w:rsid w:val="00184623"/>
    <w:rsid w:val="00187F22"/>
    <w:rsid w:val="001B4D0C"/>
    <w:rsid w:val="001C0F19"/>
    <w:rsid w:val="001C0F88"/>
    <w:rsid w:val="001C3DA1"/>
    <w:rsid w:val="001D1C28"/>
    <w:rsid w:val="001D2695"/>
    <w:rsid w:val="001D47E6"/>
    <w:rsid w:val="001E0A92"/>
    <w:rsid w:val="001E462B"/>
    <w:rsid w:val="001E6FE0"/>
    <w:rsid w:val="001E75DC"/>
    <w:rsid w:val="001F29BF"/>
    <w:rsid w:val="001F2DFC"/>
    <w:rsid w:val="001F70ED"/>
    <w:rsid w:val="00200166"/>
    <w:rsid w:val="00217179"/>
    <w:rsid w:val="002249F8"/>
    <w:rsid w:val="0023013F"/>
    <w:rsid w:val="00231F88"/>
    <w:rsid w:val="002355A8"/>
    <w:rsid w:val="00236AC8"/>
    <w:rsid w:val="002459CC"/>
    <w:rsid w:val="00253D84"/>
    <w:rsid w:val="00256CA8"/>
    <w:rsid w:val="00256E10"/>
    <w:rsid w:val="002573D4"/>
    <w:rsid w:val="002734A8"/>
    <w:rsid w:val="002741E9"/>
    <w:rsid w:val="00274C68"/>
    <w:rsid w:val="00280CE4"/>
    <w:rsid w:val="0028144E"/>
    <w:rsid w:val="00283D55"/>
    <w:rsid w:val="00284991"/>
    <w:rsid w:val="00284A18"/>
    <w:rsid w:val="002933F0"/>
    <w:rsid w:val="002A345A"/>
    <w:rsid w:val="002A3DC2"/>
    <w:rsid w:val="002A76DC"/>
    <w:rsid w:val="002A7A9D"/>
    <w:rsid w:val="002B1648"/>
    <w:rsid w:val="002B3DB1"/>
    <w:rsid w:val="002C0024"/>
    <w:rsid w:val="002C0E22"/>
    <w:rsid w:val="002C6C40"/>
    <w:rsid w:val="002C7AB2"/>
    <w:rsid w:val="002D0E56"/>
    <w:rsid w:val="002D3324"/>
    <w:rsid w:val="002D4E1B"/>
    <w:rsid w:val="002D60E0"/>
    <w:rsid w:val="002E0F3C"/>
    <w:rsid w:val="002E2BD5"/>
    <w:rsid w:val="002E4534"/>
    <w:rsid w:val="002F1E37"/>
    <w:rsid w:val="002F41FF"/>
    <w:rsid w:val="002F5464"/>
    <w:rsid w:val="0030027D"/>
    <w:rsid w:val="00310513"/>
    <w:rsid w:val="00313224"/>
    <w:rsid w:val="00321C96"/>
    <w:rsid w:val="00327F61"/>
    <w:rsid w:val="00336470"/>
    <w:rsid w:val="00341AFC"/>
    <w:rsid w:val="0035590F"/>
    <w:rsid w:val="00366EC9"/>
    <w:rsid w:val="00372516"/>
    <w:rsid w:val="003734A5"/>
    <w:rsid w:val="0037583A"/>
    <w:rsid w:val="003758FD"/>
    <w:rsid w:val="00383FF7"/>
    <w:rsid w:val="0038569D"/>
    <w:rsid w:val="00391610"/>
    <w:rsid w:val="003B012B"/>
    <w:rsid w:val="003B2388"/>
    <w:rsid w:val="003C05EF"/>
    <w:rsid w:val="003C1FE8"/>
    <w:rsid w:val="003D0F6E"/>
    <w:rsid w:val="003D3C65"/>
    <w:rsid w:val="003D6822"/>
    <w:rsid w:val="003D709D"/>
    <w:rsid w:val="003E1067"/>
    <w:rsid w:val="003F2AAF"/>
    <w:rsid w:val="0040205D"/>
    <w:rsid w:val="00404F43"/>
    <w:rsid w:val="00406291"/>
    <w:rsid w:val="0040762F"/>
    <w:rsid w:val="0041682E"/>
    <w:rsid w:val="00420DC9"/>
    <w:rsid w:val="00422A49"/>
    <w:rsid w:val="00422EE9"/>
    <w:rsid w:val="00424C9C"/>
    <w:rsid w:val="004262CE"/>
    <w:rsid w:val="00432A4F"/>
    <w:rsid w:val="00443D81"/>
    <w:rsid w:val="00445ACE"/>
    <w:rsid w:val="00451433"/>
    <w:rsid w:val="00451CBA"/>
    <w:rsid w:val="00453333"/>
    <w:rsid w:val="00453FEB"/>
    <w:rsid w:val="004623C5"/>
    <w:rsid w:val="00466818"/>
    <w:rsid w:val="004676DD"/>
    <w:rsid w:val="00471829"/>
    <w:rsid w:val="00474C22"/>
    <w:rsid w:val="00482161"/>
    <w:rsid w:val="0048529E"/>
    <w:rsid w:val="004A14DD"/>
    <w:rsid w:val="004A3CCB"/>
    <w:rsid w:val="004B22FF"/>
    <w:rsid w:val="004B7BF0"/>
    <w:rsid w:val="004C4350"/>
    <w:rsid w:val="004C597E"/>
    <w:rsid w:val="004C6518"/>
    <w:rsid w:val="004D1F7B"/>
    <w:rsid w:val="004D6BAB"/>
    <w:rsid w:val="004D72EA"/>
    <w:rsid w:val="004E1DD5"/>
    <w:rsid w:val="004E4063"/>
    <w:rsid w:val="004F2E2E"/>
    <w:rsid w:val="004F7B25"/>
    <w:rsid w:val="005064D6"/>
    <w:rsid w:val="00510792"/>
    <w:rsid w:val="00515C24"/>
    <w:rsid w:val="005228B9"/>
    <w:rsid w:val="00524E7E"/>
    <w:rsid w:val="00526314"/>
    <w:rsid w:val="0053056E"/>
    <w:rsid w:val="0053460F"/>
    <w:rsid w:val="00534690"/>
    <w:rsid w:val="00542676"/>
    <w:rsid w:val="00543C02"/>
    <w:rsid w:val="00563CA2"/>
    <w:rsid w:val="00565800"/>
    <w:rsid w:val="005675E1"/>
    <w:rsid w:val="00571B58"/>
    <w:rsid w:val="00576410"/>
    <w:rsid w:val="00591AF1"/>
    <w:rsid w:val="005921D3"/>
    <w:rsid w:val="0059606F"/>
    <w:rsid w:val="005A4977"/>
    <w:rsid w:val="005B31C1"/>
    <w:rsid w:val="005B6432"/>
    <w:rsid w:val="005B7676"/>
    <w:rsid w:val="005C3785"/>
    <w:rsid w:val="005D34ED"/>
    <w:rsid w:val="005E1A29"/>
    <w:rsid w:val="005E378F"/>
    <w:rsid w:val="005E4273"/>
    <w:rsid w:val="005F4B61"/>
    <w:rsid w:val="006009F0"/>
    <w:rsid w:val="006032B2"/>
    <w:rsid w:val="006155E9"/>
    <w:rsid w:val="00615646"/>
    <w:rsid w:val="00615BE0"/>
    <w:rsid w:val="00622391"/>
    <w:rsid w:val="00622BFF"/>
    <w:rsid w:val="006376B3"/>
    <w:rsid w:val="00643687"/>
    <w:rsid w:val="00646D10"/>
    <w:rsid w:val="006515E5"/>
    <w:rsid w:val="006812CF"/>
    <w:rsid w:val="00682EE1"/>
    <w:rsid w:val="00684B6B"/>
    <w:rsid w:val="0069397B"/>
    <w:rsid w:val="00693ABA"/>
    <w:rsid w:val="006B1A70"/>
    <w:rsid w:val="006B751B"/>
    <w:rsid w:val="006C5FCD"/>
    <w:rsid w:val="006D3C6E"/>
    <w:rsid w:val="006D70A4"/>
    <w:rsid w:val="006D7235"/>
    <w:rsid w:val="006E120E"/>
    <w:rsid w:val="006E5CB1"/>
    <w:rsid w:val="007029E1"/>
    <w:rsid w:val="00705E27"/>
    <w:rsid w:val="0072764B"/>
    <w:rsid w:val="00733DD9"/>
    <w:rsid w:val="00736554"/>
    <w:rsid w:val="00753D77"/>
    <w:rsid w:val="00765313"/>
    <w:rsid w:val="0077749E"/>
    <w:rsid w:val="007871A8"/>
    <w:rsid w:val="00790E8B"/>
    <w:rsid w:val="007959D7"/>
    <w:rsid w:val="00795DD7"/>
    <w:rsid w:val="00796FA0"/>
    <w:rsid w:val="007A3256"/>
    <w:rsid w:val="007A7560"/>
    <w:rsid w:val="007B3EFE"/>
    <w:rsid w:val="007C0327"/>
    <w:rsid w:val="007D22DD"/>
    <w:rsid w:val="007E4C63"/>
    <w:rsid w:val="007E7374"/>
    <w:rsid w:val="007F5607"/>
    <w:rsid w:val="007F70DE"/>
    <w:rsid w:val="00812A8D"/>
    <w:rsid w:val="008137EB"/>
    <w:rsid w:val="00813864"/>
    <w:rsid w:val="0082299E"/>
    <w:rsid w:val="00824A7E"/>
    <w:rsid w:val="00824BDB"/>
    <w:rsid w:val="00840A4A"/>
    <w:rsid w:val="00842151"/>
    <w:rsid w:val="00853F8C"/>
    <w:rsid w:val="008554A6"/>
    <w:rsid w:val="00866A7E"/>
    <w:rsid w:val="00867DF2"/>
    <w:rsid w:val="0088184E"/>
    <w:rsid w:val="008866B4"/>
    <w:rsid w:val="00886E8E"/>
    <w:rsid w:val="00887EB9"/>
    <w:rsid w:val="00892FD4"/>
    <w:rsid w:val="008A5AEE"/>
    <w:rsid w:val="008B6CC1"/>
    <w:rsid w:val="008C19F5"/>
    <w:rsid w:val="008D142E"/>
    <w:rsid w:val="008D2D21"/>
    <w:rsid w:val="008E1838"/>
    <w:rsid w:val="008E1A38"/>
    <w:rsid w:val="008E34D0"/>
    <w:rsid w:val="008E573A"/>
    <w:rsid w:val="008E711F"/>
    <w:rsid w:val="009002DE"/>
    <w:rsid w:val="009006DC"/>
    <w:rsid w:val="009008B7"/>
    <w:rsid w:val="009035C5"/>
    <w:rsid w:val="00910060"/>
    <w:rsid w:val="0091521A"/>
    <w:rsid w:val="0095524D"/>
    <w:rsid w:val="00955ABA"/>
    <w:rsid w:val="009662C3"/>
    <w:rsid w:val="009703C4"/>
    <w:rsid w:val="00975EEF"/>
    <w:rsid w:val="009834C9"/>
    <w:rsid w:val="00984ED4"/>
    <w:rsid w:val="009906DF"/>
    <w:rsid w:val="009908CF"/>
    <w:rsid w:val="00992FCB"/>
    <w:rsid w:val="00994EA9"/>
    <w:rsid w:val="009978DE"/>
    <w:rsid w:val="009A13AC"/>
    <w:rsid w:val="009C1D75"/>
    <w:rsid w:val="009C5CC3"/>
    <w:rsid w:val="009D4831"/>
    <w:rsid w:val="009D5F0A"/>
    <w:rsid w:val="009E01B6"/>
    <w:rsid w:val="009E7CF2"/>
    <w:rsid w:val="009F779A"/>
    <w:rsid w:val="009F7DCB"/>
    <w:rsid w:val="00A02501"/>
    <w:rsid w:val="00A02C3D"/>
    <w:rsid w:val="00A06C06"/>
    <w:rsid w:val="00A1434C"/>
    <w:rsid w:val="00A15FDC"/>
    <w:rsid w:val="00A20246"/>
    <w:rsid w:val="00A21740"/>
    <w:rsid w:val="00A26FE9"/>
    <w:rsid w:val="00A32261"/>
    <w:rsid w:val="00A34E09"/>
    <w:rsid w:val="00A418D3"/>
    <w:rsid w:val="00A53AC7"/>
    <w:rsid w:val="00A54231"/>
    <w:rsid w:val="00A5493C"/>
    <w:rsid w:val="00A748E0"/>
    <w:rsid w:val="00A7570D"/>
    <w:rsid w:val="00A766CE"/>
    <w:rsid w:val="00A901A5"/>
    <w:rsid w:val="00A91C18"/>
    <w:rsid w:val="00A91C7A"/>
    <w:rsid w:val="00A92F87"/>
    <w:rsid w:val="00A97E1A"/>
    <w:rsid w:val="00AA6461"/>
    <w:rsid w:val="00AB0203"/>
    <w:rsid w:val="00AB2B1E"/>
    <w:rsid w:val="00AC2560"/>
    <w:rsid w:val="00AC2EED"/>
    <w:rsid w:val="00AC3AF9"/>
    <w:rsid w:val="00AC6BEC"/>
    <w:rsid w:val="00AC78D1"/>
    <w:rsid w:val="00AD4E14"/>
    <w:rsid w:val="00AD6441"/>
    <w:rsid w:val="00AD7F24"/>
    <w:rsid w:val="00AE5CFC"/>
    <w:rsid w:val="00AF18E8"/>
    <w:rsid w:val="00AF641E"/>
    <w:rsid w:val="00AF6954"/>
    <w:rsid w:val="00B019CD"/>
    <w:rsid w:val="00B01FCD"/>
    <w:rsid w:val="00B03C92"/>
    <w:rsid w:val="00B0413D"/>
    <w:rsid w:val="00B10F00"/>
    <w:rsid w:val="00B22EC2"/>
    <w:rsid w:val="00B33F67"/>
    <w:rsid w:val="00B343DC"/>
    <w:rsid w:val="00B37B85"/>
    <w:rsid w:val="00B41D03"/>
    <w:rsid w:val="00B43A03"/>
    <w:rsid w:val="00B4560F"/>
    <w:rsid w:val="00B73E6B"/>
    <w:rsid w:val="00BA5C6B"/>
    <w:rsid w:val="00BA67D3"/>
    <w:rsid w:val="00BA6D9C"/>
    <w:rsid w:val="00BB0F44"/>
    <w:rsid w:val="00BB10BC"/>
    <w:rsid w:val="00BB23D0"/>
    <w:rsid w:val="00BC4FFD"/>
    <w:rsid w:val="00BE3714"/>
    <w:rsid w:val="00BE4A8B"/>
    <w:rsid w:val="00BE5EB3"/>
    <w:rsid w:val="00BE74D4"/>
    <w:rsid w:val="00BE7E07"/>
    <w:rsid w:val="00BF0C74"/>
    <w:rsid w:val="00BF5794"/>
    <w:rsid w:val="00BF7087"/>
    <w:rsid w:val="00C06464"/>
    <w:rsid w:val="00C0692C"/>
    <w:rsid w:val="00C06DB0"/>
    <w:rsid w:val="00C120F8"/>
    <w:rsid w:val="00C124C3"/>
    <w:rsid w:val="00C15A82"/>
    <w:rsid w:val="00C205BD"/>
    <w:rsid w:val="00C25019"/>
    <w:rsid w:val="00C25ADE"/>
    <w:rsid w:val="00C34922"/>
    <w:rsid w:val="00C46522"/>
    <w:rsid w:val="00C46ED4"/>
    <w:rsid w:val="00C511C8"/>
    <w:rsid w:val="00C512D0"/>
    <w:rsid w:val="00C519AC"/>
    <w:rsid w:val="00C621E9"/>
    <w:rsid w:val="00C625DA"/>
    <w:rsid w:val="00C65EFC"/>
    <w:rsid w:val="00C70F1B"/>
    <w:rsid w:val="00C7287D"/>
    <w:rsid w:val="00C74388"/>
    <w:rsid w:val="00C806B0"/>
    <w:rsid w:val="00C8115E"/>
    <w:rsid w:val="00C824BD"/>
    <w:rsid w:val="00C85D3B"/>
    <w:rsid w:val="00C92191"/>
    <w:rsid w:val="00C9283F"/>
    <w:rsid w:val="00C9344F"/>
    <w:rsid w:val="00CA09F0"/>
    <w:rsid w:val="00CA2ABA"/>
    <w:rsid w:val="00CB399E"/>
    <w:rsid w:val="00CB5137"/>
    <w:rsid w:val="00CC3F12"/>
    <w:rsid w:val="00CC54C8"/>
    <w:rsid w:val="00CD0C3E"/>
    <w:rsid w:val="00CD1F63"/>
    <w:rsid w:val="00CD7086"/>
    <w:rsid w:val="00CE07E9"/>
    <w:rsid w:val="00CE1255"/>
    <w:rsid w:val="00CE27EF"/>
    <w:rsid w:val="00CE58B2"/>
    <w:rsid w:val="00CE62B5"/>
    <w:rsid w:val="00CE7D82"/>
    <w:rsid w:val="00CF67D0"/>
    <w:rsid w:val="00D03790"/>
    <w:rsid w:val="00D220FF"/>
    <w:rsid w:val="00D24567"/>
    <w:rsid w:val="00D25890"/>
    <w:rsid w:val="00D26E62"/>
    <w:rsid w:val="00D317E2"/>
    <w:rsid w:val="00D31CA6"/>
    <w:rsid w:val="00D328BE"/>
    <w:rsid w:val="00D3332D"/>
    <w:rsid w:val="00D400A8"/>
    <w:rsid w:val="00D41D67"/>
    <w:rsid w:val="00D53402"/>
    <w:rsid w:val="00D60647"/>
    <w:rsid w:val="00D71F6D"/>
    <w:rsid w:val="00D76E7B"/>
    <w:rsid w:val="00D7754F"/>
    <w:rsid w:val="00D95157"/>
    <w:rsid w:val="00DA7FA0"/>
    <w:rsid w:val="00DB0C29"/>
    <w:rsid w:val="00DB268A"/>
    <w:rsid w:val="00DC0B69"/>
    <w:rsid w:val="00DD5E0A"/>
    <w:rsid w:val="00DD5E12"/>
    <w:rsid w:val="00DE18AB"/>
    <w:rsid w:val="00DE6947"/>
    <w:rsid w:val="00DF2BB2"/>
    <w:rsid w:val="00DF6B61"/>
    <w:rsid w:val="00E01BD3"/>
    <w:rsid w:val="00E05022"/>
    <w:rsid w:val="00E14938"/>
    <w:rsid w:val="00E17F5A"/>
    <w:rsid w:val="00E20066"/>
    <w:rsid w:val="00E21ADE"/>
    <w:rsid w:val="00E25DD3"/>
    <w:rsid w:val="00E32BB4"/>
    <w:rsid w:val="00E37DC5"/>
    <w:rsid w:val="00E43931"/>
    <w:rsid w:val="00E43998"/>
    <w:rsid w:val="00E464D7"/>
    <w:rsid w:val="00E52CD3"/>
    <w:rsid w:val="00E53B31"/>
    <w:rsid w:val="00E601AC"/>
    <w:rsid w:val="00E62B45"/>
    <w:rsid w:val="00E6556E"/>
    <w:rsid w:val="00E81994"/>
    <w:rsid w:val="00E90967"/>
    <w:rsid w:val="00E9116E"/>
    <w:rsid w:val="00E92199"/>
    <w:rsid w:val="00EA0A1F"/>
    <w:rsid w:val="00EA6719"/>
    <w:rsid w:val="00EB29A5"/>
    <w:rsid w:val="00EE1BCF"/>
    <w:rsid w:val="00EE3CD1"/>
    <w:rsid w:val="00EE4921"/>
    <w:rsid w:val="00EE7E6C"/>
    <w:rsid w:val="00EF3430"/>
    <w:rsid w:val="00EF4D47"/>
    <w:rsid w:val="00F0220B"/>
    <w:rsid w:val="00F04F83"/>
    <w:rsid w:val="00F17988"/>
    <w:rsid w:val="00F26681"/>
    <w:rsid w:val="00F345B4"/>
    <w:rsid w:val="00F4768D"/>
    <w:rsid w:val="00F502DB"/>
    <w:rsid w:val="00F63679"/>
    <w:rsid w:val="00F641DA"/>
    <w:rsid w:val="00F76AEA"/>
    <w:rsid w:val="00F85EBC"/>
    <w:rsid w:val="00F910BE"/>
    <w:rsid w:val="00F93A6B"/>
    <w:rsid w:val="00FA2863"/>
    <w:rsid w:val="00FB53F1"/>
    <w:rsid w:val="00FB599C"/>
    <w:rsid w:val="00FB6D04"/>
    <w:rsid w:val="00FC230D"/>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DA91DC"/>
  <w15:docId w15:val="{487B3C3D-3E64-41AF-B631-E63D370F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C625DA"/>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C625DA"/>
    <w:pPr>
      <w:spacing w:after="180"/>
    </w:pPr>
    <w:rPr>
      <w:sz w:val="16"/>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UnresolvedMention">
    <w:name w:val="Unresolved Mention"/>
    <w:basedOn w:val="DefaultParagraphFont"/>
    <w:uiPriority w:val="99"/>
    <w:semiHidden/>
    <w:unhideWhenUsed/>
    <w:rsid w:val="001011E5"/>
    <w:rPr>
      <w:color w:val="605E5C"/>
      <w:shd w:val="clear" w:color="auto" w:fill="E1DFDD"/>
    </w:rPr>
  </w:style>
  <w:style w:type="table" w:styleId="TableGridLight">
    <w:name w:val="Grid Table Light"/>
    <w:basedOn w:val="TableNormal"/>
    <w:uiPriority w:val="40"/>
    <w:rsid w:val="00280C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4967">
      <w:bodyDiv w:val="1"/>
      <w:marLeft w:val="0"/>
      <w:marRight w:val="0"/>
      <w:marTop w:val="0"/>
      <w:marBottom w:val="0"/>
      <w:divBdr>
        <w:top w:val="none" w:sz="0" w:space="0" w:color="auto"/>
        <w:left w:val="none" w:sz="0" w:space="0" w:color="auto"/>
        <w:bottom w:val="none" w:sz="0" w:space="0" w:color="auto"/>
        <w:right w:val="none" w:sz="0" w:space="0" w:color="auto"/>
      </w:divBdr>
    </w:div>
    <w:div w:id="216094027">
      <w:bodyDiv w:val="1"/>
      <w:marLeft w:val="0"/>
      <w:marRight w:val="0"/>
      <w:marTop w:val="0"/>
      <w:marBottom w:val="0"/>
      <w:divBdr>
        <w:top w:val="none" w:sz="0" w:space="0" w:color="auto"/>
        <w:left w:val="none" w:sz="0" w:space="0" w:color="auto"/>
        <w:bottom w:val="none" w:sz="0" w:space="0" w:color="auto"/>
        <w:right w:val="none" w:sz="0" w:space="0" w:color="auto"/>
      </w:divBdr>
    </w:div>
    <w:div w:id="305820824">
      <w:bodyDiv w:val="1"/>
      <w:marLeft w:val="0"/>
      <w:marRight w:val="0"/>
      <w:marTop w:val="0"/>
      <w:marBottom w:val="0"/>
      <w:divBdr>
        <w:top w:val="none" w:sz="0" w:space="0" w:color="auto"/>
        <w:left w:val="none" w:sz="0" w:space="0" w:color="auto"/>
        <w:bottom w:val="none" w:sz="0" w:space="0" w:color="auto"/>
        <w:right w:val="none" w:sz="0" w:space="0" w:color="auto"/>
      </w:divBdr>
      <w:divsChild>
        <w:div w:id="13501941">
          <w:marLeft w:val="0"/>
          <w:marRight w:val="0"/>
          <w:marTop w:val="0"/>
          <w:marBottom w:val="0"/>
          <w:divBdr>
            <w:top w:val="none" w:sz="0" w:space="0" w:color="auto"/>
            <w:left w:val="none" w:sz="0" w:space="0" w:color="auto"/>
            <w:bottom w:val="none" w:sz="0" w:space="0" w:color="auto"/>
            <w:right w:val="none" w:sz="0" w:space="0" w:color="auto"/>
          </w:divBdr>
          <w:divsChild>
            <w:div w:id="1058481313">
              <w:marLeft w:val="0"/>
              <w:marRight w:val="0"/>
              <w:marTop w:val="0"/>
              <w:marBottom w:val="0"/>
              <w:divBdr>
                <w:top w:val="none" w:sz="0" w:space="0" w:color="auto"/>
                <w:left w:val="none" w:sz="0" w:space="0" w:color="auto"/>
                <w:bottom w:val="none" w:sz="0" w:space="0" w:color="auto"/>
                <w:right w:val="none" w:sz="0" w:space="0" w:color="auto"/>
              </w:divBdr>
            </w:div>
            <w:div w:id="1293057025">
              <w:marLeft w:val="0"/>
              <w:marRight w:val="0"/>
              <w:marTop w:val="0"/>
              <w:marBottom w:val="0"/>
              <w:divBdr>
                <w:top w:val="none" w:sz="0" w:space="0" w:color="auto"/>
                <w:left w:val="none" w:sz="0" w:space="0" w:color="auto"/>
                <w:bottom w:val="none" w:sz="0" w:space="0" w:color="auto"/>
                <w:right w:val="none" w:sz="0" w:space="0" w:color="auto"/>
              </w:divBdr>
            </w:div>
            <w:div w:id="1404140288">
              <w:marLeft w:val="0"/>
              <w:marRight w:val="0"/>
              <w:marTop w:val="0"/>
              <w:marBottom w:val="0"/>
              <w:divBdr>
                <w:top w:val="none" w:sz="0" w:space="0" w:color="auto"/>
                <w:left w:val="none" w:sz="0" w:space="0" w:color="auto"/>
                <w:bottom w:val="none" w:sz="0" w:space="0" w:color="auto"/>
                <w:right w:val="none" w:sz="0" w:space="0" w:color="auto"/>
              </w:divBdr>
            </w:div>
            <w:div w:id="1586380719">
              <w:marLeft w:val="0"/>
              <w:marRight w:val="0"/>
              <w:marTop w:val="0"/>
              <w:marBottom w:val="0"/>
              <w:divBdr>
                <w:top w:val="none" w:sz="0" w:space="0" w:color="auto"/>
                <w:left w:val="none" w:sz="0" w:space="0" w:color="auto"/>
                <w:bottom w:val="none" w:sz="0" w:space="0" w:color="auto"/>
                <w:right w:val="none" w:sz="0" w:space="0" w:color="auto"/>
              </w:divBdr>
            </w:div>
            <w:div w:id="941188739">
              <w:marLeft w:val="0"/>
              <w:marRight w:val="0"/>
              <w:marTop w:val="0"/>
              <w:marBottom w:val="0"/>
              <w:divBdr>
                <w:top w:val="none" w:sz="0" w:space="0" w:color="auto"/>
                <w:left w:val="none" w:sz="0" w:space="0" w:color="auto"/>
                <w:bottom w:val="none" w:sz="0" w:space="0" w:color="auto"/>
                <w:right w:val="none" w:sz="0" w:space="0" w:color="auto"/>
              </w:divBdr>
            </w:div>
            <w:div w:id="15970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80016">
      <w:bodyDiv w:val="1"/>
      <w:marLeft w:val="0"/>
      <w:marRight w:val="0"/>
      <w:marTop w:val="0"/>
      <w:marBottom w:val="0"/>
      <w:divBdr>
        <w:top w:val="none" w:sz="0" w:space="0" w:color="auto"/>
        <w:left w:val="none" w:sz="0" w:space="0" w:color="auto"/>
        <w:bottom w:val="none" w:sz="0" w:space="0" w:color="auto"/>
        <w:right w:val="none" w:sz="0" w:space="0" w:color="auto"/>
      </w:divBdr>
    </w:div>
    <w:div w:id="469595089">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274974">
      <w:bodyDiv w:val="1"/>
      <w:marLeft w:val="0"/>
      <w:marRight w:val="0"/>
      <w:marTop w:val="0"/>
      <w:marBottom w:val="0"/>
      <w:divBdr>
        <w:top w:val="none" w:sz="0" w:space="0" w:color="auto"/>
        <w:left w:val="none" w:sz="0" w:space="0" w:color="auto"/>
        <w:bottom w:val="none" w:sz="0" w:space="0" w:color="auto"/>
        <w:right w:val="none" w:sz="0" w:space="0" w:color="auto"/>
      </w:divBdr>
    </w:div>
    <w:div w:id="571045541">
      <w:bodyDiv w:val="1"/>
      <w:marLeft w:val="0"/>
      <w:marRight w:val="0"/>
      <w:marTop w:val="0"/>
      <w:marBottom w:val="0"/>
      <w:divBdr>
        <w:top w:val="none" w:sz="0" w:space="0" w:color="auto"/>
        <w:left w:val="none" w:sz="0" w:space="0" w:color="auto"/>
        <w:bottom w:val="none" w:sz="0" w:space="0" w:color="auto"/>
        <w:right w:val="none" w:sz="0" w:space="0" w:color="auto"/>
      </w:divBdr>
    </w:div>
    <w:div w:id="718285554">
      <w:bodyDiv w:val="1"/>
      <w:marLeft w:val="0"/>
      <w:marRight w:val="0"/>
      <w:marTop w:val="0"/>
      <w:marBottom w:val="0"/>
      <w:divBdr>
        <w:top w:val="none" w:sz="0" w:space="0" w:color="auto"/>
        <w:left w:val="none" w:sz="0" w:space="0" w:color="auto"/>
        <w:bottom w:val="none" w:sz="0" w:space="0" w:color="auto"/>
        <w:right w:val="none" w:sz="0" w:space="0" w:color="auto"/>
      </w:divBdr>
    </w:div>
    <w:div w:id="718749485">
      <w:bodyDiv w:val="1"/>
      <w:marLeft w:val="0"/>
      <w:marRight w:val="0"/>
      <w:marTop w:val="0"/>
      <w:marBottom w:val="0"/>
      <w:divBdr>
        <w:top w:val="none" w:sz="0" w:space="0" w:color="auto"/>
        <w:left w:val="none" w:sz="0" w:space="0" w:color="auto"/>
        <w:bottom w:val="none" w:sz="0" w:space="0" w:color="auto"/>
        <w:right w:val="none" w:sz="0" w:space="0" w:color="auto"/>
      </w:divBdr>
    </w:div>
    <w:div w:id="897931957">
      <w:bodyDiv w:val="1"/>
      <w:marLeft w:val="0"/>
      <w:marRight w:val="0"/>
      <w:marTop w:val="0"/>
      <w:marBottom w:val="0"/>
      <w:divBdr>
        <w:top w:val="none" w:sz="0" w:space="0" w:color="auto"/>
        <w:left w:val="none" w:sz="0" w:space="0" w:color="auto"/>
        <w:bottom w:val="none" w:sz="0" w:space="0" w:color="auto"/>
        <w:right w:val="none" w:sz="0" w:space="0" w:color="auto"/>
      </w:divBdr>
    </w:div>
    <w:div w:id="925188993">
      <w:bodyDiv w:val="1"/>
      <w:marLeft w:val="0"/>
      <w:marRight w:val="0"/>
      <w:marTop w:val="0"/>
      <w:marBottom w:val="0"/>
      <w:divBdr>
        <w:top w:val="none" w:sz="0" w:space="0" w:color="auto"/>
        <w:left w:val="none" w:sz="0" w:space="0" w:color="auto"/>
        <w:bottom w:val="none" w:sz="0" w:space="0" w:color="auto"/>
        <w:right w:val="none" w:sz="0" w:space="0" w:color="auto"/>
      </w:divBdr>
    </w:div>
    <w:div w:id="1013073688">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162625">
      <w:bodyDiv w:val="1"/>
      <w:marLeft w:val="0"/>
      <w:marRight w:val="0"/>
      <w:marTop w:val="0"/>
      <w:marBottom w:val="0"/>
      <w:divBdr>
        <w:top w:val="none" w:sz="0" w:space="0" w:color="auto"/>
        <w:left w:val="none" w:sz="0" w:space="0" w:color="auto"/>
        <w:bottom w:val="none" w:sz="0" w:space="0" w:color="auto"/>
        <w:right w:val="none" w:sz="0" w:space="0" w:color="auto"/>
      </w:divBdr>
    </w:div>
    <w:div w:id="1115297210">
      <w:bodyDiv w:val="1"/>
      <w:marLeft w:val="0"/>
      <w:marRight w:val="0"/>
      <w:marTop w:val="0"/>
      <w:marBottom w:val="0"/>
      <w:divBdr>
        <w:top w:val="none" w:sz="0" w:space="0" w:color="auto"/>
        <w:left w:val="none" w:sz="0" w:space="0" w:color="auto"/>
        <w:bottom w:val="none" w:sz="0" w:space="0" w:color="auto"/>
        <w:right w:val="none" w:sz="0" w:space="0" w:color="auto"/>
      </w:divBdr>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337578">
      <w:bodyDiv w:val="1"/>
      <w:marLeft w:val="0"/>
      <w:marRight w:val="0"/>
      <w:marTop w:val="0"/>
      <w:marBottom w:val="0"/>
      <w:divBdr>
        <w:top w:val="none" w:sz="0" w:space="0" w:color="auto"/>
        <w:left w:val="none" w:sz="0" w:space="0" w:color="auto"/>
        <w:bottom w:val="none" w:sz="0" w:space="0" w:color="auto"/>
        <w:right w:val="none" w:sz="0" w:space="0" w:color="auto"/>
      </w:divBdr>
    </w:div>
    <w:div w:id="1255628214">
      <w:bodyDiv w:val="1"/>
      <w:marLeft w:val="0"/>
      <w:marRight w:val="0"/>
      <w:marTop w:val="0"/>
      <w:marBottom w:val="0"/>
      <w:divBdr>
        <w:top w:val="none" w:sz="0" w:space="0" w:color="auto"/>
        <w:left w:val="none" w:sz="0" w:space="0" w:color="auto"/>
        <w:bottom w:val="none" w:sz="0" w:space="0" w:color="auto"/>
        <w:right w:val="none" w:sz="0" w:space="0" w:color="auto"/>
      </w:divBdr>
    </w:div>
    <w:div w:id="1352150645">
      <w:bodyDiv w:val="1"/>
      <w:marLeft w:val="0"/>
      <w:marRight w:val="0"/>
      <w:marTop w:val="0"/>
      <w:marBottom w:val="0"/>
      <w:divBdr>
        <w:top w:val="none" w:sz="0" w:space="0" w:color="auto"/>
        <w:left w:val="none" w:sz="0" w:space="0" w:color="auto"/>
        <w:bottom w:val="none" w:sz="0" w:space="0" w:color="auto"/>
        <w:right w:val="none" w:sz="0" w:space="0" w:color="auto"/>
      </w:divBdr>
    </w:div>
    <w:div w:id="1456481234">
      <w:bodyDiv w:val="1"/>
      <w:marLeft w:val="0"/>
      <w:marRight w:val="0"/>
      <w:marTop w:val="0"/>
      <w:marBottom w:val="0"/>
      <w:divBdr>
        <w:top w:val="none" w:sz="0" w:space="0" w:color="auto"/>
        <w:left w:val="none" w:sz="0" w:space="0" w:color="auto"/>
        <w:bottom w:val="none" w:sz="0" w:space="0" w:color="auto"/>
        <w:right w:val="none" w:sz="0" w:space="0" w:color="auto"/>
      </w:divBdr>
    </w:div>
    <w:div w:id="1504860014">
      <w:bodyDiv w:val="1"/>
      <w:marLeft w:val="0"/>
      <w:marRight w:val="0"/>
      <w:marTop w:val="0"/>
      <w:marBottom w:val="0"/>
      <w:divBdr>
        <w:top w:val="none" w:sz="0" w:space="0" w:color="auto"/>
        <w:left w:val="none" w:sz="0" w:space="0" w:color="auto"/>
        <w:bottom w:val="none" w:sz="0" w:space="0" w:color="auto"/>
        <w:right w:val="none" w:sz="0" w:space="0" w:color="auto"/>
      </w:divBdr>
    </w:div>
    <w:div w:id="1539390987">
      <w:bodyDiv w:val="1"/>
      <w:marLeft w:val="0"/>
      <w:marRight w:val="0"/>
      <w:marTop w:val="0"/>
      <w:marBottom w:val="0"/>
      <w:divBdr>
        <w:top w:val="none" w:sz="0" w:space="0" w:color="auto"/>
        <w:left w:val="none" w:sz="0" w:space="0" w:color="auto"/>
        <w:bottom w:val="none" w:sz="0" w:space="0" w:color="auto"/>
        <w:right w:val="none" w:sz="0" w:space="0" w:color="auto"/>
      </w:divBdr>
    </w:div>
    <w:div w:id="1563059460">
      <w:bodyDiv w:val="1"/>
      <w:marLeft w:val="0"/>
      <w:marRight w:val="0"/>
      <w:marTop w:val="0"/>
      <w:marBottom w:val="0"/>
      <w:divBdr>
        <w:top w:val="none" w:sz="0" w:space="0" w:color="auto"/>
        <w:left w:val="none" w:sz="0" w:space="0" w:color="auto"/>
        <w:bottom w:val="none" w:sz="0" w:space="0" w:color="auto"/>
        <w:right w:val="none" w:sz="0" w:space="0" w:color="auto"/>
      </w:divBdr>
    </w:div>
    <w:div w:id="1596161840">
      <w:bodyDiv w:val="1"/>
      <w:marLeft w:val="0"/>
      <w:marRight w:val="0"/>
      <w:marTop w:val="0"/>
      <w:marBottom w:val="0"/>
      <w:divBdr>
        <w:top w:val="none" w:sz="0" w:space="0" w:color="auto"/>
        <w:left w:val="none" w:sz="0" w:space="0" w:color="auto"/>
        <w:bottom w:val="none" w:sz="0" w:space="0" w:color="auto"/>
        <w:right w:val="none" w:sz="0" w:space="0" w:color="auto"/>
      </w:divBdr>
    </w:div>
    <w:div w:id="1631672202">
      <w:bodyDiv w:val="1"/>
      <w:marLeft w:val="0"/>
      <w:marRight w:val="0"/>
      <w:marTop w:val="0"/>
      <w:marBottom w:val="0"/>
      <w:divBdr>
        <w:top w:val="none" w:sz="0" w:space="0" w:color="auto"/>
        <w:left w:val="none" w:sz="0" w:space="0" w:color="auto"/>
        <w:bottom w:val="none" w:sz="0" w:space="0" w:color="auto"/>
        <w:right w:val="none" w:sz="0" w:space="0" w:color="auto"/>
      </w:divBdr>
    </w:div>
    <w:div w:id="1746761795">
      <w:bodyDiv w:val="1"/>
      <w:marLeft w:val="0"/>
      <w:marRight w:val="0"/>
      <w:marTop w:val="0"/>
      <w:marBottom w:val="0"/>
      <w:divBdr>
        <w:top w:val="none" w:sz="0" w:space="0" w:color="auto"/>
        <w:left w:val="none" w:sz="0" w:space="0" w:color="auto"/>
        <w:bottom w:val="none" w:sz="0" w:space="0" w:color="auto"/>
        <w:right w:val="none" w:sz="0" w:space="0" w:color="auto"/>
      </w:divBdr>
      <w:divsChild>
        <w:div w:id="917789245">
          <w:marLeft w:val="0"/>
          <w:marRight w:val="0"/>
          <w:marTop w:val="0"/>
          <w:marBottom w:val="0"/>
          <w:divBdr>
            <w:top w:val="none" w:sz="0" w:space="0" w:color="auto"/>
            <w:left w:val="none" w:sz="0" w:space="0" w:color="auto"/>
            <w:bottom w:val="none" w:sz="0" w:space="0" w:color="auto"/>
            <w:right w:val="none" w:sz="0" w:space="0" w:color="auto"/>
          </w:divBdr>
          <w:divsChild>
            <w:div w:id="539822365">
              <w:marLeft w:val="0"/>
              <w:marRight w:val="0"/>
              <w:marTop w:val="0"/>
              <w:marBottom w:val="0"/>
              <w:divBdr>
                <w:top w:val="none" w:sz="0" w:space="0" w:color="auto"/>
                <w:left w:val="none" w:sz="0" w:space="0" w:color="auto"/>
                <w:bottom w:val="none" w:sz="0" w:space="0" w:color="auto"/>
                <w:right w:val="none" w:sz="0" w:space="0" w:color="auto"/>
              </w:divBdr>
            </w:div>
            <w:div w:id="976177869">
              <w:marLeft w:val="0"/>
              <w:marRight w:val="0"/>
              <w:marTop w:val="0"/>
              <w:marBottom w:val="0"/>
              <w:divBdr>
                <w:top w:val="none" w:sz="0" w:space="0" w:color="auto"/>
                <w:left w:val="none" w:sz="0" w:space="0" w:color="auto"/>
                <w:bottom w:val="none" w:sz="0" w:space="0" w:color="auto"/>
                <w:right w:val="none" w:sz="0" w:space="0" w:color="auto"/>
              </w:divBdr>
            </w:div>
            <w:div w:id="634485055">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1719940530">
              <w:marLeft w:val="0"/>
              <w:marRight w:val="0"/>
              <w:marTop w:val="0"/>
              <w:marBottom w:val="0"/>
              <w:divBdr>
                <w:top w:val="none" w:sz="0" w:space="0" w:color="auto"/>
                <w:left w:val="none" w:sz="0" w:space="0" w:color="auto"/>
                <w:bottom w:val="none" w:sz="0" w:space="0" w:color="auto"/>
                <w:right w:val="none" w:sz="0" w:space="0" w:color="auto"/>
              </w:divBdr>
            </w:div>
            <w:div w:id="2550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819152796">
      <w:bodyDiv w:val="1"/>
      <w:marLeft w:val="0"/>
      <w:marRight w:val="0"/>
      <w:marTop w:val="0"/>
      <w:marBottom w:val="0"/>
      <w:divBdr>
        <w:top w:val="none" w:sz="0" w:space="0" w:color="auto"/>
        <w:left w:val="none" w:sz="0" w:space="0" w:color="auto"/>
        <w:bottom w:val="none" w:sz="0" w:space="0" w:color="auto"/>
        <w:right w:val="none" w:sz="0" w:space="0" w:color="auto"/>
      </w:divBdr>
    </w:div>
    <w:div w:id="1825512556">
      <w:bodyDiv w:val="1"/>
      <w:marLeft w:val="0"/>
      <w:marRight w:val="0"/>
      <w:marTop w:val="0"/>
      <w:marBottom w:val="0"/>
      <w:divBdr>
        <w:top w:val="none" w:sz="0" w:space="0" w:color="auto"/>
        <w:left w:val="none" w:sz="0" w:space="0" w:color="auto"/>
        <w:bottom w:val="none" w:sz="0" w:space="0" w:color="auto"/>
        <w:right w:val="none" w:sz="0" w:space="0" w:color="auto"/>
      </w:divBdr>
      <w:divsChild>
        <w:div w:id="141429984">
          <w:marLeft w:val="0"/>
          <w:marRight w:val="0"/>
          <w:marTop w:val="0"/>
          <w:marBottom w:val="0"/>
          <w:divBdr>
            <w:top w:val="none" w:sz="0" w:space="0" w:color="auto"/>
            <w:left w:val="none" w:sz="0" w:space="0" w:color="auto"/>
            <w:bottom w:val="none" w:sz="0" w:space="0" w:color="auto"/>
            <w:right w:val="none" w:sz="0" w:space="0" w:color="auto"/>
          </w:divBdr>
          <w:divsChild>
            <w:div w:id="101581801">
              <w:marLeft w:val="0"/>
              <w:marRight w:val="0"/>
              <w:marTop w:val="0"/>
              <w:marBottom w:val="0"/>
              <w:divBdr>
                <w:top w:val="none" w:sz="0" w:space="0" w:color="auto"/>
                <w:left w:val="none" w:sz="0" w:space="0" w:color="auto"/>
                <w:bottom w:val="none" w:sz="0" w:space="0" w:color="auto"/>
                <w:right w:val="none" w:sz="0" w:space="0" w:color="auto"/>
              </w:divBdr>
            </w:div>
            <w:div w:id="28184570">
              <w:marLeft w:val="0"/>
              <w:marRight w:val="0"/>
              <w:marTop w:val="0"/>
              <w:marBottom w:val="0"/>
              <w:divBdr>
                <w:top w:val="none" w:sz="0" w:space="0" w:color="auto"/>
                <w:left w:val="none" w:sz="0" w:space="0" w:color="auto"/>
                <w:bottom w:val="none" w:sz="0" w:space="0" w:color="auto"/>
                <w:right w:val="none" w:sz="0" w:space="0" w:color="auto"/>
              </w:divBdr>
            </w:div>
            <w:div w:id="1752508800">
              <w:marLeft w:val="0"/>
              <w:marRight w:val="0"/>
              <w:marTop w:val="0"/>
              <w:marBottom w:val="0"/>
              <w:divBdr>
                <w:top w:val="none" w:sz="0" w:space="0" w:color="auto"/>
                <w:left w:val="none" w:sz="0" w:space="0" w:color="auto"/>
                <w:bottom w:val="none" w:sz="0" w:space="0" w:color="auto"/>
                <w:right w:val="none" w:sz="0" w:space="0" w:color="auto"/>
              </w:divBdr>
            </w:div>
            <w:div w:id="414598341">
              <w:marLeft w:val="0"/>
              <w:marRight w:val="0"/>
              <w:marTop w:val="0"/>
              <w:marBottom w:val="0"/>
              <w:divBdr>
                <w:top w:val="none" w:sz="0" w:space="0" w:color="auto"/>
                <w:left w:val="none" w:sz="0" w:space="0" w:color="auto"/>
                <w:bottom w:val="none" w:sz="0" w:space="0" w:color="auto"/>
                <w:right w:val="none" w:sz="0" w:space="0" w:color="auto"/>
              </w:divBdr>
            </w:div>
            <w:div w:id="1542547495">
              <w:marLeft w:val="0"/>
              <w:marRight w:val="0"/>
              <w:marTop w:val="0"/>
              <w:marBottom w:val="0"/>
              <w:divBdr>
                <w:top w:val="none" w:sz="0" w:space="0" w:color="auto"/>
                <w:left w:val="none" w:sz="0" w:space="0" w:color="auto"/>
                <w:bottom w:val="none" w:sz="0" w:space="0" w:color="auto"/>
                <w:right w:val="none" w:sz="0" w:space="0" w:color="auto"/>
              </w:divBdr>
            </w:div>
            <w:div w:id="1094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6638">
      <w:bodyDiv w:val="1"/>
      <w:marLeft w:val="0"/>
      <w:marRight w:val="0"/>
      <w:marTop w:val="0"/>
      <w:marBottom w:val="0"/>
      <w:divBdr>
        <w:top w:val="none" w:sz="0" w:space="0" w:color="auto"/>
        <w:left w:val="none" w:sz="0" w:space="0" w:color="auto"/>
        <w:bottom w:val="none" w:sz="0" w:space="0" w:color="auto"/>
        <w:right w:val="none" w:sz="0" w:space="0" w:color="auto"/>
      </w:divBdr>
    </w:div>
    <w:div w:id="1882132368">
      <w:bodyDiv w:val="1"/>
      <w:marLeft w:val="0"/>
      <w:marRight w:val="0"/>
      <w:marTop w:val="0"/>
      <w:marBottom w:val="0"/>
      <w:divBdr>
        <w:top w:val="none" w:sz="0" w:space="0" w:color="auto"/>
        <w:left w:val="none" w:sz="0" w:space="0" w:color="auto"/>
        <w:bottom w:val="none" w:sz="0" w:space="0" w:color="auto"/>
        <w:right w:val="none" w:sz="0" w:space="0" w:color="auto"/>
      </w:divBdr>
      <w:divsChild>
        <w:div w:id="1306819652">
          <w:marLeft w:val="0"/>
          <w:marRight w:val="0"/>
          <w:marTop w:val="0"/>
          <w:marBottom w:val="0"/>
          <w:divBdr>
            <w:top w:val="none" w:sz="0" w:space="0" w:color="auto"/>
            <w:left w:val="none" w:sz="0" w:space="0" w:color="auto"/>
            <w:bottom w:val="none" w:sz="0" w:space="0" w:color="auto"/>
            <w:right w:val="none" w:sz="0" w:space="0" w:color="auto"/>
          </w:divBdr>
          <w:divsChild>
            <w:div w:id="2054498657">
              <w:marLeft w:val="0"/>
              <w:marRight w:val="0"/>
              <w:marTop w:val="0"/>
              <w:marBottom w:val="0"/>
              <w:divBdr>
                <w:top w:val="none" w:sz="0" w:space="0" w:color="auto"/>
                <w:left w:val="none" w:sz="0" w:space="0" w:color="auto"/>
                <w:bottom w:val="none" w:sz="0" w:space="0" w:color="auto"/>
                <w:right w:val="none" w:sz="0" w:space="0" w:color="auto"/>
              </w:divBdr>
            </w:div>
            <w:div w:id="16200992">
              <w:marLeft w:val="0"/>
              <w:marRight w:val="0"/>
              <w:marTop w:val="0"/>
              <w:marBottom w:val="0"/>
              <w:divBdr>
                <w:top w:val="none" w:sz="0" w:space="0" w:color="auto"/>
                <w:left w:val="none" w:sz="0" w:space="0" w:color="auto"/>
                <w:bottom w:val="none" w:sz="0" w:space="0" w:color="auto"/>
                <w:right w:val="none" w:sz="0" w:space="0" w:color="auto"/>
              </w:divBdr>
            </w:div>
            <w:div w:id="796679601">
              <w:marLeft w:val="0"/>
              <w:marRight w:val="0"/>
              <w:marTop w:val="0"/>
              <w:marBottom w:val="0"/>
              <w:divBdr>
                <w:top w:val="none" w:sz="0" w:space="0" w:color="auto"/>
                <w:left w:val="none" w:sz="0" w:space="0" w:color="auto"/>
                <w:bottom w:val="none" w:sz="0" w:space="0" w:color="auto"/>
                <w:right w:val="none" w:sz="0" w:space="0" w:color="auto"/>
              </w:divBdr>
            </w:div>
            <w:div w:id="2071687293">
              <w:marLeft w:val="0"/>
              <w:marRight w:val="0"/>
              <w:marTop w:val="0"/>
              <w:marBottom w:val="0"/>
              <w:divBdr>
                <w:top w:val="none" w:sz="0" w:space="0" w:color="auto"/>
                <w:left w:val="none" w:sz="0" w:space="0" w:color="auto"/>
                <w:bottom w:val="none" w:sz="0" w:space="0" w:color="auto"/>
                <w:right w:val="none" w:sz="0" w:space="0" w:color="auto"/>
              </w:divBdr>
            </w:div>
            <w:div w:id="544416865">
              <w:marLeft w:val="0"/>
              <w:marRight w:val="0"/>
              <w:marTop w:val="0"/>
              <w:marBottom w:val="0"/>
              <w:divBdr>
                <w:top w:val="none" w:sz="0" w:space="0" w:color="auto"/>
                <w:left w:val="none" w:sz="0" w:space="0" w:color="auto"/>
                <w:bottom w:val="none" w:sz="0" w:space="0" w:color="auto"/>
                <w:right w:val="none" w:sz="0" w:space="0" w:color="auto"/>
              </w:divBdr>
            </w:div>
            <w:div w:id="63348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306">
      <w:bodyDiv w:val="1"/>
      <w:marLeft w:val="0"/>
      <w:marRight w:val="0"/>
      <w:marTop w:val="0"/>
      <w:marBottom w:val="0"/>
      <w:divBdr>
        <w:top w:val="none" w:sz="0" w:space="0" w:color="auto"/>
        <w:left w:val="none" w:sz="0" w:space="0" w:color="auto"/>
        <w:bottom w:val="none" w:sz="0" w:space="0" w:color="auto"/>
        <w:right w:val="none" w:sz="0" w:space="0" w:color="auto"/>
      </w:divBdr>
    </w:div>
    <w:div w:id="195323975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33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launchdarkly.com/blog/deployment-frequency/" TargetMode="External"/><Relationship Id="rId18" Type="http://schemas.openxmlformats.org/officeDocument/2006/relationships/hyperlink" Target="https://www.parasoft.com/blog/automotive-ci-cd-devops-test-automation/" TargetMode="External"/><Relationship Id="rId26" Type="http://schemas.openxmlformats.org/officeDocument/2006/relationships/hyperlink" Target="https://launchdarkly.com/blog/what-is-software-deployment/" TargetMode="External"/><Relationship Id="rId3" Type="http://schemas.openxmlformats.org/officeDocument/2006/relationships/styles" Target="styles.xml"/><Relationship Id="rId21" Type="http://schemas.openxmlformats.org/officeDocument/2006/relationships/hyperlink" Target="https://5gaa.org/c-v2x-explaine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launchdarkly.com/blog/what-is-software-deployment/" TargetMode="External"/><Relationship Id="rId17" Type="http://schemas.openxmlformats.org/officeDocument/2006/relationships/hyperlink" Target="https://launchdarkly.com/blog/migrating-legacy-monolithic-applications-microservices/" TargetMode="External"/><Relationship Id="rId25" Type="http://schemas.openxmlformats.org/officeDocument/2006/relationships/hyperlink" Target="https://bolt.earth/blog/importance-of-cybersecurity-in-ev-ecosystem" TargetMode="External"/><Relationship Id="rId33" Type="http://schemas.openxmlformats.org/officeDocument/2006/relationships/hyperlink" Target="http://www.chicagomanualofstyle.org/home.html" TargetMode="External"/><Relationship Id="rId2" Type="http://schemas.openxmlformats.org/officeDocument/2006/relationships/numbering" Target="numbering.xml"/><Relationship Id="rId16" Type="http://schemas.openxmlformats.org/officeDocument/2006/relationships/hyperlink" Target="https://launchdarkly.com/blog/what-is-a-staging-environment/" TargetMode="External"/><Relationship Id="rId20" Type="http://schemas.openxmlformats.org/officeDocument/2006/relationships/hyperlink" Target="https://www.marketsandmarkets.com/Market-Reports/automotive-software-market-200707066.html"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twmag.com/innovations-in-powertrain-for-the-mobility-sector/" TargetMode="External"/><Relationship Id="rId24" Type="http://schemas.openxmlformats.org/officeDocument/2006/relationships/hyperlink" Target="https://www.digitaljournal.com/pr/news/xherald/electric-vehicle-software-market-size-growing-demand-growth-factors-opportunities-ongoing-trends-and-key-players-2023-2030-says-introspective-market-research" TargetMode="External"/><Relationship Id="rId32"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launchdarkly.com/blog/software-development-tools/" TargetMode="External"/><Relationship Id="rId23" Type="http://schemas.openxmlformats.org/officeDocument/2006/relationships/hyperlink" Target="https://www.linkedin.com/pulse/navigating-electric-fleet-transition-boltearth" TargetMode="External"/><Relationship Id="rId28" Type="http://schemas.openxmlformats.org/officeDocument/2006/relationships/image" Target="media/image2.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bolt.earth/blog/cloud-based-development-in-automotive-software?srsltid=AfmBOopRChJq9rwYlaWHbm7GhTx4QiKwvc_FOYYzbkV-FV5y3rbFLWQH"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loud.google.com/devops/state-of-devops" TargetMode="External"/><Relationship Id="rId22" Type="http://schemas.openxmlformats.org/officeDocument/2006/relationships/hyperlink" Target="https://www.matellio.com/blog/automotive-software-development-ultimate-guide/" TargetMode="External"/><Relationship Id="rId27" Type="http://schemas.openxmlformats.org/officeDocument/2006/relationships/image" Target="media/image1.png"/><Relationship Id="rId30" Type="http://schemas.openxmlformats.org/officeDocument/2006/relationships/image" Target="media/image4.png"/><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parames\Downloads\word2007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37181-F474-44B8-A145-F0C8E122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word2007template (1)</Template>
  <TotalTime>3</TotalTime>
  <Pages>9</Pages>
  <Words>4668</Words>
  <Characters>26610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Parameswaran, Venkata (V.)</dc:creator>
  <cp:keywords/>
  <dc:description/>
  <cp:lastModifiedBy>Rajaram, Saravanan (S.)</cp:lastModifiedBy>
  <cp:revision>2</cp:revision>
  <cp:lastPrinted>2015-07-23T12:51:00Z</cp:lastPrinted>
  <dcterms:created xsi:type="dcterms:W3CDTF">2025-08-02T02:25:00Z</dcterms:created>
  <dcterms:modified xsi:type="dcterms:W3CDTF">2025-08-02T02:25:00Z</dcterms:modified>
</cp:coreProperties>
</file>